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intelligence2.xml" ContentType="application/vnd.ms-office.intelligence2+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NormalTable0"/>
        <w:tblW w:w="1049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5245"/>
        <w:gridCol w:w="425"/>
        <w:gridCol w:w="4820"/>
      </w:tblGrid>
      <w:tr w:rsidR="00422C23" w:rsidRPr="00133E26" w14:paraId="1CD5C4C7" w14:textId="77777777">
        <w:trPr>
          <w:trHeight w:val="1440"/>
          <w:jc w:val="center"/>
        </w:trPr>
        <w:tc>
          <w:tcPr>
            <w:tcW w:w="5245" w:type="dxa"/>
            <w:tcBorders>
              <w:top w:val="nil"/>
              <w:left w:val="nil"/>
              <w:bottom w:val="nil"/>
              <w:right w:val="nil"/>
            </w:tcBorders>
            <w:tcMar>
              <w:top w:w="80" w:type="dxa"/>
              <w:left w:w="80" w:type="dxa"/>
              <w:bottom w:w="80" w:type="dxa"/>
              <w:right w:w="80" w:type="dxa"/>
            </w:tcMar>
          </w:tcPr>
          <w:p w14:paraId="7EFF0308" w14:textId="35D328D5" w:rsidR="00422C23" w:rsidRPr="00133E26" w:rsidRDefault="002F7004" w:rsidP="002F7004">
            <w:pPr>
              <w:pStyle w:val="Corps"/>
              <w:jc w:val="both"/>
              <w:rPr>
                <w:rStyle w:val="Aucun"/>
                <w:rFonts w:ascii="Ebrima" w:eastAsia="Garamond" w:hAnsi="Ebrima" w:cs="Garamond"/>
                <w:b/>
                <w:bCs/>
                <w:caps/>
              </w:rPr>
            </w:pPr>
            <w:r>
              <w:rPr>
                <w:rStyle w:val="Aucun"/>
                <w:rFonts w:ascii="Ebrima" w:hAnsi="Ebrima"/>
                <w:b/>
                <w:bCs/>
                <w:caps/>
              </w:rPr>
              <w:t xml:space="preserve">    MINISTÈRE DE L’AGRICULTURE,</w:t>
            </w:r>
          </w:p>
          <w:p w14:paraId="2A645B61" w14:textId="1697B984" w:rsidR="002F7004" w:rsidRDefault="002F7004" w:rsidP="002F7004">
            <w:pPr>
              <w:pStyle w:val="Corps"/>
              <w:jc w:val="both"/>
              <w:rPr>
                <w:rStyle w:val="Aucun"/>
                <w:rFonts w:ascii="Ebrima" w:hAnsi="Ebrima"/>
                <w:b/>
                <w:bCs/>
                <w:caps/>
              </w:rPr>
            </w:pPr>
            <w:r>
              <w:rPr>
                <w:rStyle w:val="Aucun"/>
                <w:rFonts w:ascii="Ebrima" w:hAnsi="Ebrima"/>
                <w:b/>
                <w:bCs/>
                <w:caps/>
              </w:rPr>
              <w:t xml:space="preserve">    DU DÉVELOPPEMENT RURAL </w:t>
            </w:r>
          </w:p>
          <w:p w14:paraId="18244877" w14:textId="3F729B30" w:rsidR="00422C23" w:rsidRPr="00133E26" w:rsidRDefault="002F7004" w:rsidP="002F7004">
            <w:pPr>
              <w:pStyle w:val="Corps"/>
              <w:jc w:val="both"/>
              <w:rPr>
                <w:rStyle w:val="Aucun"/>
                <w:rFonts w:ascii="Ebrima" w:eastAsia="Garamond" w:hAnsi="Ebrima" w:cs="Garamond"/>
                <w:b/>
                <w:bCs/>
                <w:caps/>
              </w:rPr>
            </w:pPr>
            <w:r>
              <w:rPr>
                <w:rStyle w:val="Aucun"/>
                <w:rFonts w:ascii="Ebrima" w:hAnsi="Ebrima"/>
                <w:b/>
                <w:bCs/>
                <w:caps/>
              </w:rPr>
              <w:t xml:space="preserve">    ET des productions </w:t>
            </w:r>
            <w:commentRangeStart w:id="0"/>
            <w:r>
              <w:rPr>
                <w:rStyle w:val="Aucun"/>
                <w:rFonts w:ascii="Ebrima" w:hAnsi="Ebrima"/>
                <w:b/>
                <w:bCs/>
                <w:caps/>
              </w:rPr>
              <w:t>vivrières</w:t>
            </w:r>
            <w:commentRangeEnd w:id="0"/>
            <w:r>
              <w:rPr>
                <w:rStyle w:val="Marquedecommentaire"/>
                <w:rFonts w:cs="Times New Roman"/>
                <w:color w:val="auto"/>
                <w:lang w:val="en-US" w:eastAsia="en-US"/>
                <w14:textOutline w14:w="0" w14:cap="rnd" w14:cmpd="sng" w14:algn="ctr">
                  <w14:noFill/>
                  <w14:prstDash w14:val="solid"/>
                  <w14:bevel/>
                </w14:textOutline>
              </w:rPr>
              <w:commentReference w:id="0"/>
            </w:r>
          </w:p>
          <w:p w14:paraId="42FCA8C4" w14:textId="77777777" w:rsidR="00422C23" w:rsidRPr="00133E26" w:rsidRDefault="00DD6011">
            <w:pPr>
              <w:pStyle w:val="Corps"/>
              <w:jc w:val="center"/>
              <w:rPr>
                <w:rStyle w:val="Aucun"/>
                <w:rFonts w:ascii="Ebrima" w:eastAsia="Garamond" w:hAnsi="Ebrima" w:cs="Garamond"/>
                <w:b/>
                <w:bCs/>
                <w:caps/>
              </w:rPr>
            </w:pPr>
            <w:r>
              <w:rPr>
                <w:rStyle w:val="Aucun"/>
                <w:rFonts w:ascii="Ebrima" w:hAnsi="Ebrima"/>
                <w:b/>
                <w:bCs/>
                <w:caps/>
              </w:rPr>
              <w:t>-----------------------------</w:t>
            </w:r>
          </w:p>
          <w:p w14:paraId="59E9C42B" w14:textId="7E89FD83" w:rsidR="00B256E8" w:rsidRDefault="00B256E8" w:rsidP="00B256E8">
            <w:pPr>
              <w:pStyle w:val="Corps"/>
              <w:rPr>
                <w:rStyle w:val="Aucun"/>
                <w:rFonts w:ascii="Ebrima" w:hAnsi="Ebrima"/>
                <w:b/>
                <w:bCs/>
                <w:caps/>
              </w:rPr>
            </w:pPr>
            <w:r>
              <w:rPr>
                <w:rStyle w:val="Aucun"/>
                <w:rFonts w:ascii="Ebrima" w:hAnsi="Ebrima"/>
                <w:b/>
                <w:bCs/>
                <w:caps/>
              </w:rPr>
              <w:t xml:space="preserve">    Ministère DE L’</w:t>
            </w:r>
            <w:del w:id="100001" w:author="Claude" w:date="2026-09-29T09:00:00Z">
              <w:r>
                <w:rPr>
                  <w:rStyle w:val="Aucun"/>
                  <w:rFonts w:ascii="Ebrima" w:hAnsi="Ebrima"/>
                  <w:b/>
                  <w:bCs/>
                  <w:caps/>
                </w:rPr>
                <w:delText xml:space="preserve">E</w:delText>
              </w:r>
            </w:del>
            <w:ins w:id="100002" w:author="Claude" w:date="2026-09-29T09:00:00Z">
              <w:r>
                <w:rPr>
                  <w:rStyle w:val="Aucun"/>
                  <w:rFonts w:ascii="Ebrima" w:hAnsi="Ebrima"/>
                  <w:b/>
                  <w:bCs/>
                  <w:caps/>
                </w:rPr>
                <w:t xml:space="preserve">É</w:t>
              </w:r>
            </w:ins>
            <w:r>
              <w:rPr>
                <w:rStyle w:val="Aucun"/>
                <w:rFonts w:ascii="Ebrima" w:hAnsi="Ebrima"/>
                <w:b/>
                <w:bCs/>
                <w:caps/>
              </w:rPr>
              <w:t xml:space="preserve">CONOMIE, </w:t>
            </w:r>
          </w:p>
          <w:p w14:paraId="10C9A5EC" w14:textId="7F636E4B" w:rsidR="002F7004" w:rsidRDefault="00B256E8" w:rsidP="00B256E8">
            <w:pPr>
              <w:pStyle w:val="Corps"/>
              <w:rPr>
                <w:rStyle w:val="Aucun"/>
                <w:rFonts w:ascii="Ebrima" w:hAnsi="Ebrima"/>
                <w:b/>
                <w:bCs/>
                <w:caps/>
              </w:rPr>
            </w:pPr>
            <w:r>
              <w:rPr>
                <w:rStyle w:val="Aucun"/>
                <w:rFonts w:ascii="Ebrima" w:hAnsi="Ebrima"/>
                <w:b/>
                <w:bCs/>
                <w:caps/>
              </w:rPr>
              <w:t xml:space="preserve">    DES FINANCES ET DU BUDGET</w:t>
            </w:r>
          </w:p>
          <w:p w14:paraId="33941394" w14:textId="5DC29CBD" w:rsidR="00422C23" w:rsidRPr="002F7004" w:rsidRDefault="002F7004" w:rsidP="002F7004">
            <w:pPr>
              <w:pStyle w:val="Corps"/>
              <w:rPr>
                <w:rFonts w:ascii="Ebrima" w:hAnsi="Ebrima"/>
                <w:b/>
                <w:bCs/>
                <w:caps/>
              </w:rPr>
            </w:pPr>
            <w:r>
              <w:rPr>
                <w:rStyle w:val="Aucun"/>
                <w:rFonts w:ascii="Ebrima" w:hAnsi="Ebrima"/>
                <w:b/>
                <w:bCs/>
                <w:caps/>
              </w:rPr>
              <w:t xml:space="preserve">    </w:t>
            </w:r>
          </w:p>
        </w:tc>
        <w:tc>
          <w:tcPr>
            <w:tcW w:w="425" w:type="dxa"/>
            <w:tcBorders>
              <w:top w:val="nil"/>
              <w:left w:val="nil"/>
              <w:bottom w:val="nil"/>
              <w:right w:val="nil"/>
            </w:tcBorders>
            <w:tcMar>
              <w:top w:w="80" w:type="dxa"/>
              <w:left w:w="80" w:type="dxa"/>
              <w:bottom w:w="80" w:type="dxa"/>
              <w:right w:w="80" w:type="dxa"/>
            </w:tcMar>
          </w:tcPr>
          <w:p w14:paraId="52BFE1B7" w14:textId="77777777" w:rsidR="00422C23" w:rsidRPr="00133E26" w:rsidRDefault="00422C23">
            <w:pPr>
              <w:rPr>
                <w:rFonts w:ascii="Ebrima" w:hAnsi="Ebrima"/>
                <w:lang w:val="fr-FR"/>
              </w:rPr>
            </w:pPr>
          </w:p>
        </w:tc>
        <w:tc>
          <w:tcPr>
            <w:tcW w:w="4820" w:type="dxa"/>
            <w:tcBorders>
              <w:top w:val="nil"/>
              <w:left w:val="nil"/>
              <w:bottom w:val="nil"/>
              <w:right w:val="nil"/>
            </w:tcBorders>
            <w:tcMar>
              <w:top w:w="80" w:type="dxa"/>
              <w:left w:w="80" w:type="dxa"/>
              <w:bottom w:w="80" w:type="dxa"/>
              <w:right w:w="80" w:type="dxa"/>
            </w:tcMar>
          </w:tcPr>
          <w:p w14:paraId="2643183A" w14:textId="1250D03B" w:rsidR="00422C23" w:rsidRPr="00133E26" w:rsidRDefault="00DD6011">
            <w:pPr>
              <w:pStyle w:val="Corps"/>
              <w:jc w:val="center"/>
              <w:rPr>
                <w:rStyle w:val="Aucun"/>
                <w:rFonts w:ascii="Ebrima" w:eastAsia="Garamond" w:hAnsi="Ebrima" w:cs="Garamond"/>
                <w:b/>
                <w:bCs/>
                <w:caps/>
              </w:rPr>
            </w:pPr>
            <w:r>
              <w:rPr>
                <w:rStyle w:val="Aucun"/>
                <w:rFonts w:ascii="Ebrima" w:hAnsi="Ebrima"/>
                <w:b/>
                <w:bCs/>
                <w:caps/>
              </w:rPr>
              <w:t>République de C</w:t>
            </w:r>
            <w:ins w:id="1" w:author="H P" w:date="2026-08-11T11:49:00Z">
              <w:r>
                <w:rPr>
                  <w:rStyle w:val="Aucun"/>
                  <w:rFonts w:ascii="Ebrima" w:hAnsi="Ebrima"/>
                  <w:b/>
                  <w:bCs/>
                  <w:caps/>
                </w:rPr>
                <w:t>Ô</w:t>
              </w:r>
            </w:ins>
            <w:del w:id="2" w:author="H P" w:date="2026-08-11T11:49:00Z">
              <w:r>
                <w:rPr>
                  <w:rStyle w:val="Aucun"/>
                  <w:rFonts w:ascii="Ebrima" w:hAnsi="Ebrima"/>
                  <w:b/>
                  <w:bCs/>
                  <w:caps/>
                </w:rPr>
                <w:delText>ô</w:delText>
              </w:r>
            </w:del>
            <w:r>
              <w:rPr>
                <w:rStyle w:val="Aucun"/>
                <w:rFonts w:ascii="Ebrima" w:hAnsi="Ebrima"/>
                <w:b/>
                <w:bCs/>
                <w:caps/>
              </w:rPr>
              <w:t>te d’Ivoire</w:t>
            </w:r>
          </w:p>
          <w:p w14:paraId="77052E60" w14:textId="77777777" w:rsidR="00422C23" w:rsidRPr="00133E26" w:rsidRDefault="00DD6011">
            <w:pPr>
              <w:pStyle w:val="Corps"/>
              <w:jc w:val="center"/>
              <w:rPr>
                <w:rStyle w:val="Aucun"/>
                <w:rFonts w:ascii="Ebrima" w:eastAsia="Garamond" w:hAnsi="Ebrima" w:cs="Garamond"/>
                <w:b/>
                <w:bCs/>
                <w:caps/>
              </w:rPr>
            </w:pPr>
            <w:r>
              <w:rPr>
                <w:rStyle w:val="Aucun"/>
                <w:rFonts w:ascii="Ebrima" w:hAnsi="Ebrima"/>
                <w:b/>
                <w:bCs/>
                <w:caps/>
              </w:rPr>
              <w:t xml:space="preserve">Union – Discipline – Travail </w:t>
            </w:r>
          </w:p>
          <w:p w14:paraId="1CD119C1" w14:textId="77777777" w:rsidR="00422C23" w:rsidRPr="00133E26" w:rsidRDefault="00DD6011">
            <w:pPr>
              <w:pStyle w:val="Corps"/>
              <w:jc w:val="center"/>
              <w:rPr>
                <w:rFonts w:ascii="Ebrima" w:hAnsi="Ebrima"/>
              </w:rPr>
            </w:pPr>
            <w:r>
              <w:rPr>
                <w:rStyle w:val="Aucun"/>
                <w:rFonts w:ascii="Ebrima" w:hAnsi="Ebrima"/>
                <w:b/>
                <w:bCs/>
                <w:caps/>
              </w:rPr>
              <w:t>---------------------------------</w:t>
            </w:r>
          </w:p>
        </w:tc>
      </w:tr>
      <w:tr w:rsidR="00422C23" w:rsidRPr="00133E26" w14:paraId="79EC7E2E" w14:textId="77777777">
        <w:trPr>
          <w:trHeight w:val="2400"/>
          <w:jc w:val="center"/>
        </w:trPr>
        <w:tc>
          <w:tcPr>
            <w:tcW w:w="5245" w:type="dxa"/>
            <w:tcBorders>
              <w:top w:val="nil"/>
              <w:left w:val="nil"/>
              <w:bottom w:val="nil"/>
              <w:right w:val="nil"/>
            </w:tcBorders>
            <w:tcMar>
              <w:top w:w="80" w:type="dxa"/>
              <w:left w:w="80" w:type="dxa"/>
              <w:bottom w:w="80" w:type="dxa"/>
              <w:right w:w="80" w:type="dxa"/>
            </w:tcMar>
          </w:tcPr>
          <w:p w14:paraId="4FEABA98" w14:textId="77777777" w:rsidR="00422C23" w:rsidRPr="00133E26" w:rsidRDefault="00422C23">
            <w:pPr>
              <w:pStyle w:val="Corps"/>
              <w:jc w:val="center"/>
              <w:rPr>
                <w:rStyle w:val="Aucun"/>
                <w:rFonts w:ascii="Ebrima" w:eastAsia="Garamond" w:hAnsi="Ebrima" w:cs="Garamond"/>
                <w:b/>
                <w:bCs/>
                <w:caps/>
              </w:rPr>
            </w:pPr>
          </w:p>
          <w:p w14:paraId="7B052AD0" w14:textId="77777777" w:rsidR="00422C23" w:rsidRPr="00133E26" w:rsidRDefault="00422C23">
            <w:pPr>
              <w:pStyle w:val="Corps"/>
              <w:jc w:val="center"/>
              <w:rPr>
                <w:rStyle w:val="Aucun"/>
                <w:rFonts w:ascii="Ebrima" w:eastAsia="Garamond" w:hAnsi="Ebrima" w:cs="Garamond"/>
                <w:b/>
                <w:bCs/>
                <w:caps/>
              </w:rPr>
            </w:pPr>
          </w:p>
          <w:p w14:paraId="1048665A" w14:textId="77777777" w:rsidR="00422C23" w:rsidRPr="00133E26" w:rsidRDefault="00422C23">
            <w:pPr>
              <w:pStyle w:val="Corps"/>
              <w:jc w:val="center"/>
              <w:rPr>
                <w:rStyle w:val="Aucun"/>
                <w:rFonts w:ascii="Ebrima" w:eastAsia="Garamond" w:hAnsi="Ebrima" w:cs="Garamond"/>
                <w:b/>
                <w:bCs/>
                <w:caps/>
              </w:rPr>
            </w:pPr>
          </w:p>
          <w:p w14:paraId="448B36AE" w14:textId="77777777" w:rsidR="00422C23" w:rsidRPr="00133E26" w:rsidRDefault="00422C23">
            <w:pPr>
              <w:pStyle w:val="Corps"/>
              <w:jc w:val="center"/>
              <w:rPr>
                <w:rFonts w:ascii="Ebrima" w:hAnsi="Ebrima"/>
              </w:rPr>
            </w:pPr>
          </w:p>
        </w:tc>
        <w:tc>
          <w:tcPr>
            <w:tcW w:w="425" w:type="dxa"/>
            <w:tcBorders>
              <w:top w:val="nil"/>
              <w:left w:val="nil"/>
              <w:bottom w:val="nil"/>
              <w:right w:val="nil"/>
            </w:tcBorders>
            <w:tcMar>
              <w:top w:w="80" w:type="dxa"/>
              <w:left w:w="80" w:type="dxa"/>
              <w:bottom w:w="80" w:type="dxa"/>
              <w:right w:w="80" w:type="dxa"/>
            </w:tcMar>
          </w:tcPr>
          <w:p w14:paraId="2BBD7C97" w14:textId="77777777" w:rsidR="00422C23" w:rsidRPr="00133E26" w:rsidRDefault="00422C23">
            <w:pPr>
              <w:rPr>
                <w:rFonts w:ascii="Ebrima" w:hAnsi="Ebrima"/>
                <w:lang w:val="fr-FR"/>
              </w:rPr>
            </w:pPr>
          </w:p>
        </w:tc>
        <w:tc>
          <w:tcPr>
            <w:tcW w:w="4820" w:type="dxa"/>
            <w:tcBorders>
              <w:top w:val="nil"/>
              <w:left w:val="nil"/>
              <w:bottom w:val="nil"/>
              <w:right w:val="nil"/>
            </w:tcBorders>
            <w:tcMar>
              <w:top w:w="80" w:type="dxa"/>
              <w:left w:w="80" w:type="dxa"/>
              <w:bottom w:w="80" w:type="dxa"/>
              <w:right w:w="80" w:type="dxa"/>
            </w:tcMar>
          </w:tcPr>
          <w:p w14:paraId="1F617C5B" w14:textId="77777777" w:rsidR="00422C23" w:rsidRPr="00133E26" w:rsidRDefault="00422C23">
            <w:pPr>
              <w:pStyle w:val="Corps"/>
              <w:jc w:val="center"/>
              <w:rPr>
                <w:rFonts w:ascii="Ebrima" w:hAnsi="Ebrima"/>
              </w:rPr>
            </w:pPr>
          </w:p>
        </w:tc>
      </w:tr>
    </w:tbl>
    <w:p w14:paraId="00B1A3B9" w14:textId="77777777" w:rsidR="00422C23" w:rsidRPr="00133E26" w:rsidRDefault="00422C23">
      <w:pPr>
        <w:pStyle w:val="Corps"/>
        <w:widowControl w:val="0"/>
        <w:jc w:val="center"/>
        <w:rPr>
          <w:rFonts w:ascii="Ebrima" w:hAnsi="Ebrima"/>
        </w:rPr>
      </w:pPr>
    </w:p>
    <w:p w14:paraId="39E2B12C" w14:textId="77777777" w:rsidR="00422C23" w:rsidRPr="00133E26" w:rsidRDefault="00422C23">
      <w:pPr>
        <w:pStyle w:val="Corps"/>
        <w:jc w:val="both"/>
        <w:rPr>
          <w:rStyle w:val="Aucun"/>
          <w:rFonts w:ascii="Ebrima" w:eastAsia="Tahoma" w:hAnsi="Ebrima" w:cs="Tahoma"/>
        </w:rPr>
      </w:pPr>
    </w:p>
    <w:p w14:paraId="48B3AAF8" w14:textId="77777777" w:rsidR="00422C23" w:rsidRPr="00133E26" w:rsidRDefault="00422C23">
      <w:pPr>
        <w:pStyle w:val="Corps"/>
        <w:jc w:val="both"/>
        <w:rPr>
          <w:rStyle w:val="Aucun"/>
          <w:rFonts w:ascii="Ebrima" w:eastAsia="Tahoma" w:hAnsi="Ebrima" w:cs="Tahoma"/>
        </w:rPr>
      </w:pPr>
    </w:p>
    <w:p w14:paraId="2FB2C410" w14:textId="77777777" w:rsidR="00422C23" w:rsidRPr="00133E26" w:rsidRDefault="00422C23">
      <w:pPr>
        <w:pStyle w:val="Corps"/>
        <w:jc w:val="both"/>
        <w:rPr>
          <w:rStyle w:val="Aucun"/>
          <w:rFonts w:ascii="Ebrima" w:eastAsia="Tahoma" w:hAnsi="Ebrima" w:cs="Tahoma"/>
        </w:rPr>
      </w:pPr>
    </w:p>
    <w:p w14:paraId="781856BA" w14:textId="77777777" w:rsidR="00422C23" w:rsidRPr="00133E26" w:rsidRDefault="00422C23">
      <w:pPr>
        <w:pStyle w:val="Corps"/>
        <w:jc w:val="both"/>
        <w:rPr>
          <w:rStyle w:val="Aucun"/>
          <w:rFonts w:ascii="Ebrima" w:eastAsia="Tahoma" w:hAnsi="Ebrima" w:cs="Tahoma"/>
        </w:rPr>
      </w:pPr>
    </w:p>
    <w:p w14:paraId="58C41142" w14:textId="77777777" w:rsidR="00422C23" w:rsidRPr="00133E26" w:rsidRDefault="00422C23">
      <w:pPr>
        <w:pStyle w:val="Corps"/>
        <w:jc w:val="both"/>
        <w:rPr>
          <w:rStyle w:val="Aucun"/>
          <w:rFonts w:ascii="Ebrima" w:eastAsia="Tahoma" w:hAnsi="Ebrima" w:cs="Tahoma"/>
        </w:rPr>
      </w:pPr>
    </w:p>
    <w:p w14:paraId="74D6FC32" w14:textId="77777777" w:rsidR="00422C23" w:rsidRPr="00133E26" w:rsidRDefault="00422C23">
      <w:pPr>
        <w:pStyle w:val="Corps"/>
        <w:jc w:val="both"/>
        <w:rPr>
          <w:rStyle w:val="Aucun"/>
          <w:rFonts w:ascii="Ebrima" w:eastAsia="Tahoma" w:hAnsi="Ebrima" w:cs="Tahoma"/>
        </w:rPr>
      </w:pPr>
    </w:p>
    <w:p w14:paraId="76960797" w14:textId="77777777" w:rsidR="00422C23" w:rsidRPr="00133E26" w:rsidRDefault="00422C23">
      <w:pPr>
        <w:pStyle w:val="Corps"/>
        <w:jc w:val="both"/>
        <w:rPr>
          <w:rStyle w:val="Aucun"/>
          <w:rFonts w:ascii="Ebrima" w:eastAsia="Tahoma" w:hAnsi="Ebrima" w:cs="Tahoma"/>
        </w:rPr>
      </w:pPr>
    </w:p>
    <w:p w14:paraId="74AE2EC1" w14:textId="77777777" w:rsidR="00422C23" w:rsidRPr="00133E26" w:rsidRDefault="00422C23">
      <w:pPr>
        <w:pStyle w:val="Corps"/>
        <w:jc w:val="both"/>
        <w:rPr>
          <w:rStyle w:val="Aucun"/>
          <w:rFonts w:ascii="Ebrima" w:eastAsia="Tahoma" w:hAnsi="Ebrima" w:cs="Tahoma"/>
        </w:rPr>
      </w:pPr>
    </w:p>
    <w:p w14:paraId="5944888A" w14:textId="77777777" w:rsidR="00422C23" w:rsidRPr="00133E26" w:rsidRDefault="00422C23">
      <w:pPr>
        <w:pStyle w:val="Corps"/>
        <w:jc w:val="both"/>
        <w:rPr>
          <w:rStyle w:val="Aucun"/>
          <w:rFonts w:ascii="Ebrima" w:eastAsia="Tahoma" w:hAnsi="Ebrima" w:cs="Tahoma"/>
        </w:rPr>
      </w:pPr>
    </w:p>
    <w:p w14:paraId="3536FBA9" w14:textId="77777777" w:rsidR="00422C23" w:rsidRPr="00133E26" w:rsidRDefault="00422C23">
      <w:pPr>
        <w:pStyle w:val="Corps"/>
        <w:pBdr>
          <w:top w:val="single" w:sz="18" w:space="0" w:color="000000"/>
          <w:left w:val="single" w:sz="18" w:space="0" w:color="000000"/>
          <w:bottom w:val="single" w:sz="18" w:space="0" w:color="000000"/>
          <w:right w:val="single" w:sz="18" w:space="0" w:color="000000"/>
        </w:pBdr>
        <w:shd w:val="clear" w:color="auto" w:fill="FFFFFF"/>
        <w:ind w:left="360"/>
        <w:jc w:val="both"/>
        <w:rPr>
          <w:rStyle w:val="Aucun"/>
          <w:rFonts w:ascii="Ebrima" w:eastAsia="Tahoma" w:hAnsi="Ebrima" w:cs="Tahoma"/>
        </w:rPr>
      </w:pPr>
    </w:p>
    <w:p w14:paraId="196160F5" w14:textId="77777777" w:rsidR="00422C23" w:rsidRPr="00133E26" w:rsidRDefault="00DD6011">
      <w:pPr>
        <w:pStyle w:val="Corps"/>
        <w:pBdr>
          <w:top w:val="single" w:sz="18" w:space="0" w:color="000000"/>
          <w:left w:val="single" w:sz="18" w:space="0" w:color="000000"/>
          <w:bottom w:val="single" w:sz="18" w:space="0" w:color="000000"/>
          <w:right w:val="single" w:sz="18" w:space="0" w:color="000000"/>
        </w:pBdr>
        <w:shd w:val="clear" w:color="auto" w:fill="FFFFFF"/>
        <w:ind w:left="360"/>
        <w:jc w:val="center"/>
        <w:rPr>
          <w:rStyle w:val="Aucun"/>
          <w:rFonts w:ascii="Ebrima" w:eastAsia="Tahoma" w:hAnsi="Ebrima" w:cs="Tahoma"/>
          <w:b/>
          <w:bCs/>
        </w:rPr>
      </w:pPr>
      <w:r>
        <w:rPr>
          <w:rStyle w:val="Aucun"/>
          <w:rFonts w:ascii="Ebrima" w:hAnsi="Ebrima"/>
          <w:b/>
          <w:bCs/>
        </w:rPr>
        <w:t>COMMUNICATION EN CONSEIL DES MINISTRES</w:t>
      </w:r>
    </w:p>
    <w:p w14:paraId="47D15352" w14:textId="77777777" w:rsidR="00422C23" w:rsidRPr="00133E26" w:rsidRDefault="00422C23">
      <w:pPr>
        <w:pStyle w:val="Corps"/>
        <w:pBdr>
          <w:top w:val="single" w:sz="18" w:space="0" w:color="000000"/>
          <w:left w:val="single" w:sz="18" w:space="0" w:color="000000"/>
          <w:bottom w:val="single" w:sz="18" w:space="0" w:color="000000"/>
          <w:right w:val="single" w:sz="18" w:space="0" w:color="000000"/>
        </w:pBdr>
        <w:shd w:val="clear" w:color="auto" w:fill="FFFFFF"/>
        <w:ind w:left="360"/>
        <w:jc w:val="both"/>
        <w:rPr>
          <w:rStyle w:val="Aucun"/>
          <w:rFonts w:ascii="Ebrima" w:eastAsia="Tahoma" w:hAnsi="Ebrima" w:cs="Tahoma"/>
        </w:rPr>
      </w:pPr>
    </w:p>
    <w:p w14:paraId="44765318" w14:textId="77777777" w:rsidR="00422C23" w:rsidRPr="00133E26" w:rsidRDefault="00422C23">
      <w:pPr>
        <w:pStyle w:val="Corps"/>
        <w:jc w:val="both"/>
        <w:rPr>
          <w:rStyle w:val="Aucun"/>
          <w:rFonts w:ascii="Ebrima" w:eastAsia="Tahoma" w:hAnsi="Ebrima" w:cs="Tahoma"/>
        </w:rPr>
      </w:pPr>
    </w:p>
    <w:p w14:paraId="0A5EA58D" w14:textId="77777777" w:rsidR="00422C23" w:rsidRPr="00133E26" w:rsidRDefault="00422C23">
      <w:pPr>
        <w:pStyle w:val="Corps"/>
        <w:jc w:val="both"/>
        <w:rPr>
          <w:rStyle w:val="Aucun"/>
          <w:rFonts w:ascii="Ebrima" w:eastAsia="Tahoma" w:hAnsi="Ebrima" w:cs="Tahoma"/>
        </w:rPr>
      </w:pPr>
    </w:p>
    <w:p w14:paraId="6C01BFED" w14:textId="77777777" w:rsidR="00422C23" w:rsidRPr="00133E26" w:rsidRDefault="00422C23">
      <w:pPr>
        <w:pStyle w:val="Corps"/>
        <w:jc w:val="both"/>
        <w:rPr>
          <w:rStyle w:val="Aucun"/>
          <w:rFonts w:ascii="Ebrima" w:eastAsia="Tahoma" w:hAnsi="Ebrima" w:cs="Tahoma"/>
        </w:rPr>
      </w:pPr>
    </w:p>
    <w:p w14:paraId="1A2CDFA9" w14:textId="77777777" w:rsidR="00422C23" w:rsidRPr="00133E26" w:rsidRDefault="00422C23">
      <w:pPr>
        <w:pStyle w:val="Corps"/>
        <w:jc w:val="both"/>
        <w:rPr>
          <w:rStyle w:val="Aucun"/>
          <w:rFonts w:ascii="Ebrima" w:eastAsia="Tahoma" w:hAnsi="Ebrima" w:cs="Tahoma"/>
        </w:rPr>
      </w:pPr>
    </w:p>
    <w:p w14:paraId="468D13E9" w14:textId="77777777" w:rsidR="00422C23" w:rsidRPr="00133E26" w:rsidRDefault="00422C23">
      <w:pPr>
        <w:pStyle w:val="Corps"/>
        <w:jc w:val="both"/>
        <w:rPr>
          <w:rStyle w:val="Aucun"/>
          <w:rFonts w:ascii="Ebrima" w:eastAsia="Tahoma" w:hAnsi="Ebrima" w:cs="Tahoma"/>
        </w:rPr>
      </w:pPr>
    </w:p>
    <w:p w14:paraId="2D41B05B" w14:textId="77777777" w:rsidR="00422C23" w:rsidRPr="00133E26" w:rsidRDefault="00422C23">
      <w:pPr>
        <w:pStyle w:val="Corps"/>
        <w:jc w:val="both"/>
        <w:rPr>
          <w:rStyle w:val="Aucun"/>
          <w:rFonts w:ascii="Ebrima" w:eastAsia="Tahoma" w:hAnsi="Ebrima" w:cs="Tahoma"/>
        </w:rPr>
      </w:pPr>
    </w:p>
    <w:p w14:paraId="4C175D50" w14:textId="77777777" w:rsidR="00E26289" w:rsidRPr="00133E26" w:rsidRDefault="00E26289">
      <w:pPr>
        <w:pStyle w:val="Corps"/>
        <w:jc w:val="both"/>
        <w:rPr>
          <w:rStyle w:val="Aucun"/>
          <w:rFonts w:ascii="Ebrima" w:eastAsia="Tahoma" w:hAnsi="Ebrima" w:cs="Tahoma"/>
        </w:rPr>
      </w:pPr>
    </w:p>
    <w:p w14:paraId="3763A021" w14:textId="77777777" w:rsidR="00E26289" w:rsidRPr="00133E26" w:rsidRDefault="00E26289">
      <w:pPr>
        <w:pStyle w:val="Corps"/>
        <w:jc w:val="both"/>
        <w:rPr>
          <w:rStyle w:val="Aucun"/>
          <w:rFonts w:ascii="Ebrima" w:eastAsia="Tahoma" w:hAnsi="Ebrima" w:cs="Tahoma"/>
        </w:rPr>
      </w:pPr>
    </w:p>
    <w:p w14:paraId="0402D235" w14:textId="77777777" w:rsidR="00422C23" w:rsidRDefault="00422C23">
      <w:pPr>
        <w:pStyle w:val="Corps"/>
        <w:jc w:val="both"/>
        <w:rPr>
          <w:rStyle w:val="Aucun"/>
          <w:rFonts w:ascii="Ebrima" w:eastAsia="Tahoma" w:hAnsi="Ebrima" w:cs="Tahoma"/>
        </w:rPr>
      </w:pPr>
    </w:p>
    <w:p w14:paraId="687514E1" w14:textId="77777777" w:rsidR="00BC7084" w:rsidRPr="00133E26" w:rsidRDefault="00BC7084">
      <w:pPr>
        <w:pStyle w:val="Corps"/>
        <w:jc w:val="both"/>
        <w:rPr>
          <w:rStyle w:val="Aucun"/>
          <w:rFonts w:ascii="Ebrima" w:eastAsia="Tahoma" w:hAnsi="Ebrima" w:cs="Tahoma"/>
        </w:rPr>
      </w:pPr>
    </w:p>
    <w:p w14:paraId="7B46E1EA" w14:textId="77777777" w:rsidR="00422C23" w:rsidRPr="00133E26" w:rsidRDefault="00422C23">
      <w:pPr>
        <w:pStyle w:val="Corps"/>
        <w:jc w:val="both"/>
        <w:rPr>
          <w:rStyle w:val="Aucun"/>
          <w:rFonts w:ascii="Ebrima" w:eastAsia="Tahoma" w:hAnsi="Ebrima" w:cs="Tahoma"/>
        </w:rPr>
      </w:pPr>
    </w:p>
    <w:p w14:paraId="6955C3B8" w14:textId="77777777" w:rsidR="00935EB6" w:rsidRDefault="6CAC14C0">
      <w:pPr>
        <w:pStyle w:val="Corps"/>
        <w:ind w:left="900" w:hanging="900"/>
        <w:jc w:val="both"/>
        <w:rPr>
          <w:rStyle w:val="Aucun"/>
          <w:rFonts w:ascii="Ebrima" w:hAnsi="Ebrima"/>
          <w:b/>
          <w:bCs/>
        </w:rPr>
      </w:pPr>
      <w:r>
        <w:rPr>
          <w:rStyle w:val="Aucun"/>
          <w:rFonts w:ascii="Ebrima" w:hAnsi="Ebrima"/>
          <w:b/>
          <w:bCs/>
          <w:u w:val="single"/>
        </w:rPr>
        <w:t>Objet</w:t>
      </w:r>
      <w:r>
        <w:rPr>
          <w:rStyle w:val="Aucun"/>
          <w:rFonts w:ascii="Ebrima" w:hAnsi="Ebrima"/>
          <w:b/>
          <w:bCs/>
        </w:rPr>
        <w:t xml:space="preserve"> : Informations relatives à la collecte et à l’utilisation des redevances prélevées sur la </w:t>
      </w:r>
    </w:p>
    <w:p w14:paraId="1A425179" w14:textId="1AFE84A1" w:rsidR="00422C23" w:rsidRPr="00526ED8" w:rsidRDefault="00935EB6">
      <w:pPr>
        <w:pStyle w:val="Corps"/>
        <w:ind w:left="900" w:hanging="900"/>
        <w:jc w:val="both"/>
        <w:rPr>
          <w:rStyle w:val="Aucun"/>
          <w:rFonts w:ascii="Ebrima" w:eastAsia="Tahoma" w:hAnsi="Ebrima" w:cs="Tahoma"/>
          <w:b/>
          <w:bCs/>
        </w:rPr>
      </w:pPr>
      <w:r>
        <w:rPr>
          <w:rStyle w:val="Aucun"/>
          <w:rFonts w:ascii="Ebrima" w:hAnsi="Ebrima"/>
        </w:rPr>
        <w:t xml:space="preserve">            </w:t>
      </w:r>
      <w:r>
        <w:rPr>
          <w:rStyle w:val="Aucun"/>
          <w:rFonts w:ascii="Ebrima" w:hAnsi="Ebrima"/>
          <w:b/>
          <w:bCs/>
        </w:rPr>
        <w:t xml:space="preserve">filière café-cacao </w:t>
      </w:r>
      <w:r>
        <w:rPr>
          <w:rStyle w:val="Aucun"/>
          <w:rFonts w:ascii="Ebrima" w:hAnsi="Ebrima"/>
          <w:b/>
          <w:bCs/>
          <w:color w:val="auto"/>
        </w:rPr>
        <w:t xml:space="preserve">au 30 juin 2026</w:t>
      </w:r>
    </w:p>
    <w:p w14:paraId="7D3C4A72" w14:textId="77777777" w:rsidR="00422C23" w:rsidRPr="00526ED8" w:rsidRDefault="00422C23">
      <w:pPr>
        <w:pStyle w:val="Corps"/>
        <w:ind w:left="900" w:hanging="900"/>
        <w:jc w:val="both"/>
        <w:rPr>
          <w:rStyle w:val="Aucun"/>
          <w:rFonts w:ascii="Ebrima" w:eastAsia="Tahoma" w:hAnsi="Ebrima" w:cs="Tahoma"/>
          <w:color w:val="FF0000"/>
          <w:u w:color="FF0000"/>
        </w:rPr>
      </w:pPr>
    </w:p>
    <w:p w14:paraId="0D010029" w14:textId="77777777" w:rsidR="00422C23" w:rsidRPr="00526ED8" w:rsidRDefault="00422C23">
      <w:pPr>
        <w:pStyle w:val="En-ttedetabledesmatires"/>
        <w:rPr>
          <w:rStyle w:val="Aucun"/>
          <w:rFonts w:ascii="Ebrima" w:eastAsia="Tahoma" w:hAnsi="Ebrima" w:cs="Tahoma"/>
          <w:sz w:val="24"/>
          <w:szCs w:val="24"/>
        </w:rPr>
      </w:pPr>
      <w:bookmarkStart w:id="3" w:name="_MON_1272363757"/>
      <w:bookmarkEnd w:id="3"/>
    </w:p>
    <w:p w14:paraId="7A6FEB66" w14:textId="77777777" w:rsidR="00422C23" w:rsidRPr="00526ED8" w:rsidRDefault="00422C23">
      <w:pPr>
        <w:pStyle w:val="Corps"/>
        <w:jc w:val="both"/>
        <w:rPr>
          <w:rStyle w:val="Aucun"/>
          <w:rFonts w:ascii="Ebrima" w:eastAsia="Tahoma" w:hAnsi="Ebrima" w:cs="Tahoma"/>
        </w:rPr>
      </w:pPr>
    </w:p>
    <w:p w14:paraId="32A6A556" w14:textId="77777777" w:rsidR="00D44877" w:rsidRPr="00526ED8" w:rsidRDefault="00D44877">
      <w:pPr>
        <w:pStyle w:val="Corps"/>
        <w:jc w:val="both"/>
        <w:rPr>
          <w:rStyle w:val="Aucun"/>
          <w:rFonts w:ascii="Ebrima" w:eastAsia="Tahoma" w:hAnsi="Ebrima" w:cs="Tahoma"/>
        </w:rPr>
      </w:pPr>
    </w:p>
    <w:p w14:paraId="3E21A2B1" w14:textId="77777777" w:rsidR="00D44877" w:rsidRPr="00526ED8" w:rsidRDefault="00D44877">
      <w:pPr>
        <w:pStyle w:val="Corps"/>
        <w:jc w:val="both"/>
        <w:rPr>
          <w:rStyle w:val="Aucun"/>
          <w:rFonts w:ascii="Ebrima" w:eastAsia="Tahoma" w:hAnsi="Ebrima" w:cs="Tahoma"/>
        </w:rPr>
      </w:pPr>
    </w:p>
    <w:p w14:paraId="4CA7DCFB" w14:textId="77777777" w:rsidR="00422C23" w:rsidRPr="000A0C82" w:rsidRDefault="00DD6011">
      <w:pPr>
        <w:pStyle w:val="Corps"/>
        <w:keepNext/>
        <w:suppressAutoHyphens/>
        <w:jc w:val="both"/>
        <w:rPr>
          <w:rStyle w:val="Aucun"/>
          <w:rFonts w:ascii="Ebrima" w:eastAsia="Tahoma" w:hAnsi="Ebrima" w:cs="Courier New"/>
          <w:color w:val="auto"/>
        </w:rPr>
      </w:pPr>
      <w:r>
        <w:rPr>
          <w:rStyle w:val="Aucun"/>
          <w:rFonts w:ascii="Ebrima" w:hAnsi="Ebrima" w:cs="Courier New"/>
          <w:b/>
          <w:bCs/>
          <w:color w:val="auto"/>
        </w:rPr>
        <w:lastRenderedPageBreak/>
        <w:t>INTRODUCTION</w:t>
      </w:r>
    </w:p>
    <w:p w14:paraId="5ED56B30" w14:textId="77777777" w:rsidR="00422C23" w:rsidRPr="000A0C82" w:rsidRDefault="00422C23">
      <w:pPr>
        <w:pStyle w:val="Corps"/>
        <w:keepNext/>
        <w:suppressAutoHyphens/>
        <w:jc w:val="both"/>
        <w:rPr>
          <w:rStyle w:val="Aucun"/>
          <w:rFonts w:ascii="Ebrima" w:eastAsia="Tahoma" w:hAnsi="Ebrima" w:cs="Courier New"/>
          <w:color w:val="auto"/>
          <w:sz w:val="12"/>
          <w:szCs w:val="12"/>
          <w:u w:color="FF0000"/>
        </w:rPr>
      </w:pPr>
    </w:p>
    <w:p w14:paraId="22701CA6" w14:textId="77777777" w:rsidR="003C7A8F" w:rsidRPr="000A0C82" w:rsidRDefault="003C7A8F" w:rsidP="00BC7084">
      <w:pPr>
        <w:jc w:val="both"/>
        <w:rPr>
          <w:rFonts w:ascii="Ebrima" w:hAnsi="Ebrima"/>
          <w:lang w:val="fr-FR"/>
        </w:rPr>
      </w:pPr>
      <w:r>
        <w:rPr>
          <w:rFonts w:ascii="Ebrima" w:hAnsi="Ebrima"/>
          <w:lang w:val="fr-FR"/>
        </w:rPr>
        <w:t xml:space="preserve">La campagne principale de commercialisation du cacao 2025-2026, ouverte le </w:t>
      </w:r>
      <w:r>
        <w:rPr>
          <w:rFonts w:ascii="Ebrima" w:hAnsi="Ebrima"/>
          <w:b/>
          <w:bCs/>
          <w:lang w:val="fr-FR"/>
        </w:rPr>
        <w:t>1</w:t>
      </w:r>
      <w:r>
        <w:rPr>
          <w:rFonts w:ascii="Ebrima" w:hAnsi="Ebrima"/>
          <w:b/>
          <w:bCs/>
          <w:vertAlign w:val="superscript"/>
          <w:lang w:val="fr-FR"/>
        </w:rPr>
        <w:t>er</w:t>
      </w:r>
      <w:r>
        <w:rPr>
          <w:rFonts w:ascii="Ebrima" w:hAnsi="Ebrima"/>
          <w:b/>
          <w:bCs/>
          <w:lang w:val="fr-FR"/>
        </w:rPr>
        <w:t xml:space="preserve"> octobre 2025</w:t>
      </w:r>
      <w:r>
        <w:rPr>
          <w:rFonts w:ascii="Ebrima" w:hAnsi="Ebrima"/>
          <w:lang w:val="fr-FR"/>
        </w:rPr>
        <w:t>, s'est déroulée dans un environnement international marqué par des anticipations baissières sur les prix du cacao. Cette évolution résulte principalement d'une reconstitution progressive de l'offre mondiale, à la suite de deux campagnes consécutives fortement perturbées par le recul de la production en Afrique de l'Ouest.</w:t>
      </w:r>
    </w:p>
    <w:p w14:paraId="4207DCB4" w14:textId="77777777" w:rsidR="003C7A8F" w:rsidRPr="000A0C82" w:rsidRDefault="003C7A8F" w:rsidP="00BC7084">
      <w:pPr>
        <w:jc w:val="both"/>
        <w:rPr>
          <w:rFonts w:ascii="Ebrima" w:hAnsi="Ebrima"/>
          <w:lang w:val="fr-FR"/>
        </w:rPr>
      </w:pPr>
      <w:r>
        <w:rPr>
          <w:rFonts w:ascii="Ebrima" w:hAnsi="Ebrima"/>
          <w:lang w:val="fr-FR"/>
        </w:rPr>
        <w:t xml:space="preserve">Sur les marchés internationaux de Londres et de New York, les cours du cacao ont enregistré une baisse particulièrement significative. À l'ouverture de la campagne, ils s'établissaient autour de </w:t>
      </w:r>
      <w:r>
        <w:rPr>
          <w:rFonts w:ascii="Ebrima" w:hAnsi="Ebrima"/>
          <w:b/>
          <w:bCs/>
          <w:lang w:val="fr-FR"/>
        </w:rPr>
        <w:t>3 550 FCFA/kg</w:t>
      </w:r>
      <w:r>
        <w:rPr>
          <w:rFonts w:ascii="Ebrima" w:hAnsi="Ebrima"/>
          <w:lang w:val="fr-FR"/>
        </w:rPr>
        <w:t xml:space="preserve">, avant de reculer à moins de </w:t>
      </w:r>
      <w:r>
        <w:rPr>
          <w:rFonts w:ascii="Ebrima" w:hAnsi="Ebrima"/>
          <w:b/>
          <w:bCs/>
          <w:lang w:val="fr-FR"/>
        </w:rPr>
        <w:t>1 630 FCFA/kg</w:t>
      </w:r>
      <w:r>
        <w:rPr>
          <w:rFonts w:ascii="Ebrima" w:hAnsi="Ebrima"/>
          <w:lang w:val="fr-FR"/>
        </w:rPr>
        <w:t xml:space="preserve"> à fin février 2026, soit une contraction de plus de </w:t>
      </w:r>
      <w:r>
        <w:rPr>
          <w:rFonts w:ascii="Ebrima" w:hAnsi="Ebrima"/>
          <w:b/>
          <w:bCs/>
          <w:lang w:val="fr-FR"/>
        </w:rPr>
        <w:t>54 %</w:t>
      </w:r>
      <w:r>
        <w:rPr>
          <w:rFonts w:ascii="Ebrima" w:hAnsi="Ebrima"/>
          <w:lang w:val="fr-FR"/>
        </w:rPr>
        <w:t xml:space="preserve">. </w:t>
      </w:r>
    </w:p>
    <w:p w14:paraId="42AABB69" w14:textId="77777777" w:rsidR="003C7A8F" w:rsidRPr="000A0C82" w:rsidRDefault="003C7A8F" w:rsidP="00BC7084">
      <w:pPr>
        <w:jc w:val="both"/>
        <w:rPr>
          <w:rFonts w:ascii="Ebrima" w:hAnsi="Ebrima"/>
          <w:lang w:val="fr-FR"/>
        </w:rPr>
      </w:pPr>
      <w:r>
        <w:rPr>
          <w:rFonts w:ascii="Ebrima" w:hAnsi="Ebrima"/>
          <w:lang w:val="fr-FR"/>
        </w:rPr>
        <w:t xml:space="preserve">Dans ce contexte de forte dégradation des cours internationaux, le prix garanti bord champ du cacao, fixé par l'État à </w:t>
      </w:r>
      <w:r>
        <w:rPr>
          <w:rFonts w:ascii="Ebrima" w:hAnsi="Ebrima"/>
          <w:b/>
          <w:bCs/>
          <w:lang w:val="fr-FR"/>
        </w:rPr>
        <w:t>2 800 FCFA/kg</w:t>
      </w:r>
      <w:r>
        <w:rPr>
          <w:rFonts w:ascii="Ebrima" w:hAnsi="Ebrima"/>
          <w:lang w:val="fr-FR"/>
        </w:rPr>
        <w:t xml:space="preserve"> pour la campagne principale 2025-2026, a été révisé à </w:t>
      </w:r>
      <w:r>
        <w:rPr>
          <w:rFonts w:ascii="Ebrima" w:hAnsi="Ebrima"/>
          <w:b/>
          <w:bCs/>
          <w:lang w:val="fr-FR"/>
        </w:rPr>
        <w:t>1 200 FCFA/kg</w:t>
      </w:r>
      <w:r>
        <w:rPr>
          <w:rFonts w:ascii="Ebrima" w:hAnsi="Ebrima"/>
          <w:lang w:val="fr-FR"/>
        </w:rPr>
        <w:t xml:space="preserve"> pour la campagne intermédiaire couvrant la période du </w:t>
      </w:r>
      <w:r>
        <w:rPr>
          <w:rFonts w:ascii="Ebrima" w:hAnsi="Ebrima"/>
          <w:b/>
          <w:bCs/>
          <w:lang w:val="fr-FR"/>
        </w:rPr>
        <w:t>4 mars au 31 août 2026</w:t>
      </w:r>
      <w:r>
        <w:rPr>
          <w:rFonts w:ascii="Ebrima" w:hAnsi="Ebrima"/>
          <w:lang w:val="fr-FR"/>
        </w:rPr>
        <w:t>. Malgré cette révision, le prix garanti de la campagne principale 2025-2026 demeure supérieur</w:t>
      </w:r>
      <w:del w:id="4" w:author="MANOU" w:date="2026-08-20T11:09:00Z">
        <w:r>
          <w:rPr>
            <w:rFonts w:ascii="Ebrima" w:hAnsi="Ebrima"/>
            <w:lang w:val="fr-FR"/>
          </w:rPr>
          <w:delText>e</w:delText>
        </w:r>
      </w:del>
      <w:r>
        <w:rPr>
          <w:rFonts w:ascii="Ebrima" w:hAnsi="Ebrima"/>
          <w:lang w:val="fr-FR"/>
        </w:rPr>
        <w:t xml:space="preserve"> de </w:t>
      </w:r>
      <w:r>
        <w:rPr>
          <w:rFonts w:ascii="Ebrima" w:hAnsi="Ebrima"/>
          <w:b/>
          <w:bCs/>
          <w:lang w:val="fr-FR"/>
        </w:rPr>
        <w:t>55,56 %</w:t>
      </w:r>
      <w:r>
        <w:rPr>
          <w:rFonts w:ascii="Ebrima" w:hAnsi="Ebrima"/>
          <w:lang w:val="fr-FR"/>
        </w:rPr>
        <w:t xml:space="preserve"> à celui de la campagne principale 2024-2025. En revanche, le prix de la campagne intermédiaire 2025-2026 est inférieur de </w:t>
      </w:r>
      <w:r>
        <w:rPr>
          <w:rFonts w:ascii="Ebrima" w:hAnsi="Ebrima"/>
          <w:b/>
          <w:bCs/>
          <w:lang w:val="fr-FR"/>
        </w:rPr>
        <w:t>57,14 %</w:t>
      </w:r>
      <w:r>
        <w:rPr>
          <w:rFonts w:ascii="Ebrima" w:hAnsi="Ebrima"/>
          <w:lang w:val="fr-FR"/>
        </w:rPr>
        <w:t xml:space="preserve"> à celui de la campagne principale 2025-2026 et de </w:t>
      </w:r>
      <w:r>
        <w:rPr>
          <w:rFonts w:ascii="Ebrima" w:hAnsi="Ebrima"/>
          <w:b/>
          <w:bCs/>
          <w:lang w:val="fr-FR"/>
        </w:rPr>
        <w:t>45,45 %</w:t>
      </w:r>
      <w:r>
        <w:rPr>
          <w:rFonts w:ascii="Ebrima" w:hAnsi="Ebrima"/>
          <w:lang w:val="fr-FR"/>
        </w:rPr>
        <w:t xml:space="preserve"> à celui de la campagne intermédiaire 2024-2025, pour laquelle le prix garanti bord champ avait été fixé à </w:t>
      </w:r>
      <w:r>
        <w:rPr>
          <w:rFonts w:ascii="Ebrima" w:hAnsi="Ebrima"/>
          <w:b/>
          <w:bCs/>
          <w:lang w:val="fr-FR"/>
        </w:rPr>
        <w:t>2 200 FCFA/kg</w:t>
      </w:r>
      <w:r>
        <w:rPr>
          <w:rFonts w:ascii="Ebrima" w:hAnsi="Ebrima"/>
          <w:lang w:val="fr-FR"/>
        </w:rPr>
        <w:t>.</w:t>
      </w:r>
    </w:p>
    <w:p w14:paraId="2AE472B4" w14:textId="34817D78" w:rsidR="003C7A8F" w:rsidRPr="000A0C82" w:rsidRDefault="003C7A8F" w:rsidP="00BC7084">
      <w:pPr>
        <w:jc w:val="both"/>
        <w:rPr>
          <w:rFonts w:ascii="Ebrima" w:hAnsi="Ebrima"/>
          <w:lang w:val="fr-FR"/>
        </w:rPr>
      </w:pPr>
      <w:r>
        <w:rPr>
          <w:rFonts w:ascii="Ebrima" w:hAnsi="Ebrima"/>
          <w:lang w:val="fr-FR"/>
        </w:rPr>
        <w:t xml:space="preserve">Toutefois, à partir du mois de mai 2026, les perspectives du marché se sont progressivement améliorées. Les inquiétudes liées à une possible dégradation des conditions climatiques, associées au développement du phénomène </w:t>
      </w:r>
      <w:r>
        <w:rPr>
          <w:rFonts w:ascii="Ebrima" w:hAnsi="Ebrima"/>
          <w:b/>
          <w:bCs/>
          <w:lang w:val="fr-FR"/>
        </w:rPr>
        <w:t>El Niño</w:t>
      </w:r>
      <w:r>
        <w:rPr>
          <w:rFonts w:ascii="Ebrima" w:hAnsi="Ebrima"/>
          <w:lang w:val="fr-FR"/>
        </w:rPr>
        <w:t xml:space="preserve"> dans le Pacifique, ont ravivé les craintes d'un resserrement de l'offre mondiale. Cette évolution a favorisé un redressement des cours internationaux, qui se sont progressivement établis à des niveaux supérieurs à </w:t>
      </w:r>
      <w:r>
        <w:rPr>
          <w:rFonts w:ascii="Ebrima" w:hAnsi="Ebrima"/>
          <w:b/>
          <w:bCs/>
          <w:lang w:val="fr-FR"/>
        </w:rPr>
        <w:t>2 885 FCFA/kg</w:t>
      </w:r>
      <w:r>
        <w:rPr>
          <w:rFonts w:ascii="Ebrima" w:hAnsi="Ebrima"/>
          <w:lang w:val="fr-FR"/>
        </w:rPr>
        <w:t>.</w:t>
      </w:r>
    </w:p>
    <w:p w14:paraId="2D9D43D1" w14:textId="77777777" w:rsidR="000D4206" w:rsidRPr="000A0C82" w:rsidRDefault="000D4206" w:rsidP="00BC7084">
      <w:pPr>
        <w:pStyle w:val="Corps"/>
        <w:pBdr>
          <w:top w:val="none" w:sz="0" w:space="0" w:color="000000"/>
          <w:left w:val="none" w:sz="0" w:space="0" w:color="000000"/>
          <w:bottom w:val="none" w:sz="0" w:space="0" w:color="000000"/>
          <w:right w:val="none" w:sz="0" w:space="0" w:color="000000"/>
        </w:pBdr>
        <w:tabs>
          <w:tab w:val="left" w:pos="360"/>
        </w:tabs>
        <w:jc w:val="both"/>
        <w:rPr>
          <w:rStyle w:val="Aucun"/>
          <w:rFonts w:ascii="Ebrima" w:hAnsi="Ebrima" w:cs="Courier New"/>
          <w:color w:val="auto"/>
          <w:sz w:val="12"/>
          <w:szCs w:val="12"/>
        </w:rPr>
      </w:pPr>
    </w:p>
    <w:p w14:paraId="053F865E" w14:textId="43C9301A" w:rsidR="00403807" w:rsidRPr="000A0C82" w:rsidRDefault="006769EB" w:rsidP="00BC7084">
      <w:pPr>
        <w:pStyle w:val="Corps"/>
        <w:pBdr>
          <w:top w:val="none" w:sz="0" w:space="0" w:color="000000"/>
          <w:left w:val="none" w:sz="0" w:space="0" w:color="000000"/>
          <w:bottom w:val="none" w:sz="0" w:space="0" w:color="000000"/>
          <w:right w:val="none" w:sz="0" w:space="0" w:color="000000"/>
        </w:pBdr>
        <w:tabs>
          <w:tab w:val="left" w:pos="360"/>
        </w:tabs>
        <w:jc w:val="both"/>
        <w:rPr>
          <w:rStyle w:val="Aucun"/>
          <w:rFonts w:ascii="Ebrima" w:hAnsi="Ebrima" w:cs="Courier New"/>
          <w:color w:val="auto"/>
        </w:rPr>
      </w:pPr>
      <w:r>
        <w:rPr>
          <w:rStyle w:val="Aucun"/>
          <w:rFonts w:ascii="Ebrima" w:hAnsi="Ebrima" w:cs="Courier New"/>
          <w:color w:val="auto"/>
        </w:rPr>
        <w:t xml:space="preserve">En ce qui concerne le café, le prix garanti bord champ de la campagne 2025-2026 a été relevé à 1 700 FCFA/Kg soit une hausse de 13,33 % par rapport à son niveau de 2024-2025.</w:t>
      </w:r>
    </w:p>
    <w:p w14:paraId="711264AA" w14:textId="77777777" w:rsidR="00A32D61" w:rsidRPr="000A0C82" w:rsidRDefault="00A32D61" w:rsidP="00BC7084">
      <w:pPr>
        <w:pStyle w:val="Corps"/>
        <w:pBdr>
          <w:top w:val="none" w:sz="0" w:space="0" w:color="000000"/>
          <w:left w:val="none" w:sz="0" w:space="0" w:color="000000"/>
          <w:bottom w:val="none" w:sz="0" w:space="0" w:color="000000"/>
          <w:right w:val="none" w:sz="0" w:space="0" w:color="000000"/>
        </w:pBdr>
        <w:tabs>
          <w:tab w:val="left" w:pos="360"/>
        </w:tabs>
        <w:jc w:val="both"/>
        <w:rPr>
          <w:rStyle w:val="Aucun"/>
          <w:rFonts w:ascii="Ebrima" w:hAnsi="Ebrima" w:cs="Courier New"/>
          <w:color w:val="auto"/>
          <w:sz w:val="8"/>
          <w:szCs w:val="8"/>
        </w:rPr>
      </w:pPr>
    </w:p>
    <w:p w14:paraId="69ACC784" w14:textId="77777777" w:rsidR="000D4206" w:rsidRPr="000A0C82" w:rsidRDefault="006B7141" w:rsidP="00BC7084">
      <w:pPr>
        <w:pStyle w:val="Corps"/>
        <w:pBdr>
          <w:top w:val="none" w:sz="0" w:space="0" w:color="000000"/>
          <w:left w:val="none" w:sz="0" w:space="0" w:color="000000"/>
          <w:bottom w:val="none" w:sz="0" w:space="0" w:color="000000"/>
          <w:right w:val="none" w:sz="0" w:space="0" w:color="000000"/>
        </w:pBdr>
        <w:tabs>
          <w:tab w:val="left" w:pos="360"/>
        </w:tabs>
        <w:jc w:val="both"/>
        <w:rPr>
          <w:rStyle w:val="Aucun"/>
          <w:rFonts w:ascii="Ebrima" w:hAnsi="Ebrima" w:cs="Courier New"/>
          <w:color w:val="auto"/>
        </w:rPr>
      </w:pPr>
      <w:r>
        <w:rPr>
          <w:rStyle w:val="Aucun"/>
          <w:rFonts w:ascii="Ebrima" w:hAnsi="Ebrima" w:cs="Courier New"/>
          <w:color w:val="auto"/>
        </w:rPr>
        <w:t>Ces prix garantis ont été fixés dans le cadre du respect de l’engagement de l’État visant à assurer des revenus stables aux producteurs, grâce notamment à la fixation d’un prix garanti bord-champ représentant au moins 60 % du prix Coût, Assurance et Fret (CAF) de référence. Par ailleurs, le calendrier des campagnes principales et intermédiaires du cacao a été révisé pour tenir compte du cycle de production du cacaoyer et de la requête des producteurs formulée depuis plusieurs années relative à la fixation du prix bord champ de la campagne principale dès le début du mois de septembre. Ainsi, la campagne intermédiaire 2025-2026 a été ouverte le 4 mars 2026 et s’achèvera le 31 août 2026. La campagne principale 2026-2027 débutera le 1</w:t>
      </w:r>
      <w:r>
        <w:rPr>
          <w:rStyle w:val="Aucun"/>
          <w:rFonts w:ascii="Ebrima" w:hAnsi="Ebrima" w:cs="Courier New"/>
          <w:color w:val="auto"/>
          <w:vertAlign w:val="superscript"/>
        </w:rPr>
        <w:t>er</w:t>
      </w:r>
      <w:r>
        <w:rPr>
          <w:rStyle w:val="Aucun"/>
          <w:rFonts w:ascii="Ebrima" w:hAnsi="Ebrima" w:cs="Courier New"/>
          <w:color w:val="auto"/>
        </w:rPr>
        <w:t xml:space="preserve"> septembre 2026 pour s’achever le 28 février 2027.</w:t>
      </w:r>
    </w:p>
    <w:p w14:paraId="246EF33D" w14:textId="77777777" w:rsidR="006769EB" w:rsidRPr="000A0C82" w:rsidRDefault="006769EB" w:rsidP="00BC7084">
      <w:pPr>
        <w:pStyle w:val="Corps"/>
        <w:pBdr>
          <w:top w:val="none" w:sz="0" w:space="0" w:color="000000"/>
          <w:left w:val="none" w:sz="0" w:space="0" w:color="000000"/>
          <w:bottom w:val="none" w:sz="0" w:space="0" w:color="000000"/>
          <w:right w:val="none" w:sz="0" w:space="0" w:color="000000"/>
        </w:pBdr>
        <w:tabs>
          <w:tab w:val="left" w:pos="360"/>
        </w:tabs>
        <w:jc w:val="both"/>
        <w:rPr>
          <w:rFonts w:ascii="Ebrima" w:hAnsi="Ebrima" w:cs="Courier New"/>
          <w:color w:val="auto"/>
          <w:sz w:val="10"/>
          <w:szCs w:val="10"/>
        </w:rPr>
      </w:pPr>
    </w:p>
    <w:p w14:paraId="4F762E4C" w14:textId="53B5F0E7" w:rsidR="00205192" w:rsidRPr="000A0C82" w:rsidRDefault="006769EB" w:rsidP="00BC7084">
      <w:pPr>
        <w:pStyle w:val="Corps"/>
        <w:keepNext/>
        <w:suppressAutoHyphens/>
        <w:jc w:val="both"/>
        <w:rPr>
          <w:rStyle w:val="Aucun"/>
          <w:rFonts w:ascii="Ebrima" w:hAnsi="Ebrima" w:cs="Courier New"/>
          <w:color w:val="auto"/>
        </w:rPr>
      </w:pPr>
      <w:r>
        <w:rPr>
          <w:rStyle w:val="Aucun"/>
          <w:rFonts w:ascii="Ebrima" w:hAnsi="Ebrima" w:cs="Courier New"/>
          <w:color w:val="auto"/>
        </w:rPr>
        <w:t xml:space="preserve">La fiscalité globale sur le cacao s’établit à 22,00 % du prix CAF de référence pour la campagne 2025-2026, identique à son niveau lors de la campagne 2024-2025. Cette fiscalité comprend un taux de Droit Unique de Sortie (DUS) de 14,60 %, une taxe d’enregistrement de 5,00 % et enfin une parafiscalité pour la gestion de la filière fixée à 2,40 %. En ce qui concerne le café, la fiscalité globale en 2025-2026 est de 6,81 % du prix CAF de référence comme en 2024-2025. </w:t>
      </w:r>
      <w:ins w:id="5" w:author="MANOU" w:date="2026-08-20T11:12:00Z">
        <w:r>
          <w:rPr>
            <w:rStyle w:val="Aucun"/>
            <w:rFonts w:ascii="Ebrima" w:hAnsi="Ebrima" w:cs="Courier New"/>
            <w:color w:val="auto"/>
          </w:rPr>
          <w:t>Elle</w:t>
        </w:r>
      </w:ins>
      <w:del w:id="6" w:author="MANOU" w:date="2026-08-20T11:12:00Z">
        <w:r>
          <w:rPr>
            <w:rStyle w:val="Aucun"/>
            <w:rFonts w:ascii="Ebrima" w:hAnsi="Ebrima" w:cs="Courier New"/>
            <w:color w:val="auto"/>
          </w:rPr>
          <w:delText>Il</w:delText>
        </w:r>
      </w:del>
      <w:r>
        <w:rPr>
          <w:rStyle w:val="Aucun"/>
          <w:rFonts w:ascii="Ebrima" w:hAnsi="Ebrima" w:cs="Courier New"/>
          <w:color w:val="auto"/>
        </w:rPr>
        <w:t xml:space="preserve"> est composé</w:t>
      </w:r>
      <w:ins w:id="100012" w:author="Claude" w:date="2026-09-29T09:00:00Z">
        <w:r>
          <w:rPr>
            <w:rStyle w:val="Aucun"/>
            <w:rFonts w:ascii="Ebrima" w:hAnsi="Ebrima" w:cs="Courier New"/>
            <w:color w:val="auto"/>
          </w:rPr>
          <w:t xml:space="preserve">e</w:t>
        </w:r>
      </w:ins>
      <w:r>
        <w:rPr>
          <w:rStyle w:val="Aucun"/>
          <w:rFonts w:ascii="Ebrima" w:hAnsi="Ebrima" w:cs="Courier New"/>
          <w:color w:val="auto"/>
        </w:rPr>
        <w:t xml:space="preserve"> d’un taux de DUS de 5,00 %, une taxe d’enregistrement de 0,33 % et une parafiscalité de 1,48 %.</w:t>
      </w:r>
    </w:p>
    <w:p w14:paraId="03DAE9DD" w14:textId="4151191C" w:rsidR="00DE756C" w:rsidRPr="000A0C82" w:rsidDel="000B5186" w:rsidRDefault="00DE756C" w:rsidP="00BC7084">
      <w:pPr>
        <w:pStyle w:val="Corps"/>
        <w:keepNext/>
        <w:suppressAutoHyphens/>
        <w:jc w:val="both"/>
        <w:rPr>
          <w:del w:id="7" w:author="H P" w:date="2026-08-11T11:55:00Z"/>
          <w:rStyle w:val="Aucun"/>
          <w:rFonts w:ascii="Ebrima" w:eastAsia="Tahoma" w:hAnsi="Ebrima" w:cs="Courier New"/>
          <w:color w:val="auto"/>
          <w:sz w:val="14"/>
          <w:szCs w:val="14"/>
          <w:u w:color="2E74B5"/>
        </w:rPr>
      </w:pPr>
    </w:p>
    <w:p w14:paraId="004A6502" w14:textId="63607EDE" w:rsidR="00422C23" w:rsidRPr="000A0C82" w:rsidRDefault="00DD6011" w:rsidP="00BC7084">
      <w:pPr>
        <w:pStyle w:val="Corps"/>
        <w:keepNext/>
        <w:suppressAutoHyphens/>
        <w:jc w:val="both"/>
        <w:rPr>
          <w:rStyle w:val="Aucun"/>
          <w:rFonts w:ascii="Ebrima" w:hAnsi="Ebrima" w:cs="Courier New"/>
          <w:color w:val="auto"/>
        </w:rPr>
      </w:pPr>
      <w:r>
        <w:rPr>
          <w:rStyle w:val="Aucun"/>
          <w:rFonts w:ascii="Ebrima" w:hAnsi="Ebrima" w:cs="Courier New"/>
          <w:color w:val="auto"/>
        </w:rPr>
        <w:t xml:space="preserve">Le fonds de réserve, mis en place pour garantir la viabilité du système des ventes anticipées, s’élève à 170 milliards de FCFA depuis décembre 2016. Il est logé à la Caisse des Dépôts et </w:t>
        <w:lastRenderedPageBreak/>
        <w:t>Consignations de Côte d'Ivoire (CDC-CI). Il n’a subi aucun mouvement de débit depuis sa mise en place et pas de nouveau crédit depuis 2016.</w:t>
      </w:r>
    </w:p>
    <w:p w14:paraId="4111A72A" w14:textId="5F3D316B" w:rsidR="00422C23" w:rsidRPr="000A0C82" w:rsidDel="000B5186" w:rsidRDefault="00422C23" w:rsidP="00BC7084">
      <w:pPr>
        <w:pStyle w:val="Corps"/>
        <w:keepNext/>
        <w:suppressAutoHyphens/>
        <w:jc w:val="both"/>
        <w:rPr>
          <w:del w:id="8" w:author="H P" w:date="2026-08-11T11:56:00Z"/>
          <w:rStyle w:val="Aucun"/>
          <w:rFonts w:ascii="Ebrima" w:hAnsi="Ebrima" w:cs="Courier New"/>
          <w:color w:val="auto"/>
          <w:sz w:val="10"/>
          <w:szCs w:val="10"/>
        </w:rPr>
      </w:pPr>
    </w:p>
    <w:p w14:paraId="5D46BAE4" w14:textId="56FD2538" w:rsidR="009619F0" w:rsidRPr="000A0C82" w:rsidRDefault="00DD6011" w:rsidP="00BC7084">
      <w:pPr>
        <w:pStyle w:val="Corps"/>
        <w:keepNext/>
        <w:suppressAutoHyphens/>
        <w:jc w:val="both"/>
        <w:rPr>
          <w:rStyle w:val="Aucun"/>
          <w:rFonts w:ascii="Ebrima" w:hAnsi="Ebrima" w:cs="Courier New"/>
          <w:color w:val="auto"/>
        </w:rPr>
      </w:pPr>
      <w:r>
        <w:rPr>
          <w:rStyle w:val="Aucun"/>
          <w:rFonts w:ascii="Ebrima" w:hAnsi="Ebrima" w:cs="Courier New"/>
          <w:color w:val="auto"/>
        </w:rPr>
        <w:t xml:space="preserve">La présente communication a pour objet de faire ressortir à fin juin 2026, le niveau et l’évolution des ressources collectées au titre des différents fonds d’une part, et d’autre part, les emplois desdites ressources ainsi que le niveau des soldes bancaires. Les fonds présentés dans cette communication sont les suivants :</w:t>
      </w:r>
    </w:p>
    <w:p w14:paraId="7D7CB3BC" w14:textId="77777777" w:rsidR="00422C23" w:rsidRPr="000A0C82" w:rsidRDefault="00DD6011" w:rsidP="00BC7084">
      <w:pPr>
        <w:pStyle w:val="Corps"/>
        <w:keepNext/>
        <w:numPr>
          <w:ilvl w:val="0"/>
          <w:numId w:val="3"/>
        </w:numPr>
        <w:suppressAutoHyphens/>
        <w:jc w:val="both"/>
        <w:rPr>
          <w:rStyle w:val="Aucun"/>
          <w:rFonts w:ascii="Ebrima" w:eastAsia="Tahoma" w:hAnsi="Ebrima" w:cs="Courier New"/>
          <w:color w:val="auto"/>
        </w:rPr>
      </w:pPr>
      <w:r>
        <w:rPr>
          <w:rStyle w:val="Aucun"/>
          <w:rFonts w:ascii="Ebrima" w:hAnsi="Ebrima" w:cs="Courier New"/>
          <w:color w:val="auto"/>
        </w:rPr>
        <w:t xml:space="preserve">les fonds d’investissement que sont : </w:t>
      </w:r>
      <w:del w:id="9" w:author="H P" w:date="2026-08-11T11:57:00Z">
        <w:r>
          <w:rPr>
            <w:rStyle w:val="Aucun"/>
            <w:rFonts w:ascii="Ebrima" w:hAnsi="Ebrima" w:cs="Courier New"/>
            <w:color w:val="auto"/>
          </w:rPr>
          <w:delText xml:space="preserve"> </w:delText>
        </w:r>
      </w:del>
      <w:r>
        <w:rPr>
          <w:rStyle w:val="Aucun"/>
          <w:rFonts w:ascii="Ebrima" w:hAnsi="Ebrima" w:cs="Courier New"/>
          <w:color w:val="auto"/>
        </w:rPr>
        <w:t xml:space="preserve">le Fonds d’Investissement en Milieu Rural "FIMR", la sacherie brousse et le Fonds d’Investissement Agricole "FIA" adossés sur les exportations de cacao ; le Fonds d'appui à la diversification agricole adossé sur les exportations de café ; </w:t>
      </w:r>
    </w:p>
    <w:p w14:paraId="34083D9E" w14:textId="77777777" w:rsidR="00422C23" w:rsidRPr="000A0C82" w:rsidRDefault="00DD6011" w:rsidP="00BC7084">
      <w:pPr>
        <w:pStyle w:val="Corps"/>
        <w:keepNext/>
        <w:numPr>
          <w:ilvl w:val="0"/>
          <w:numId w:val="3"/>
        </w:numPr>
        <w:suppressAutoHyphens/>
        <w:jc w:val="both"/>
        <w:rPr>
          <w:rStyle w:val="Aucun"/>
          <w:rFonts w:ascii="Ebrima" w:eastAsia="Tahoma" w:hAnsi="Ebrima" w:cs="Courier New"/>
          <w:color w:val="auto"/>
          <w:u w:color="2E74B5"/>
        </w:rPr>
      </w:pPr>
      <w:r>
        <w:rPr>
          <w:rStyle w:val="Aucun"/>
          <w:rFonts w:ascii="Ebrima" w:hAnsi="Ebrima" w:cs="Courier New"/>
          <w:color w:val="auto"/>
        </w:rPr>
        <w:t>le budget de fonctionnement du Conseil du Café-Cacao.</w:t>
      </w:r>
    </w:p>
    <w:p w14:paraId="3B3095DD" w14:textId="499DC570" w:rsidR="003D0A08" w:rsidRPr="000A0C82" w:rsidDel="000B5186" w:rsidRDefault="003D0A08" w:rsidP="00BC7084">
      <w:pPr>
        <w:pStyle w:val="Corps"/>
        <w:keepNext/>
        <w:suppressAutoHyphens/>
        <w:jc w:val="both"/>
        <w:rPr>
          <w:del w:id="10" w:author="H P" w:date="2026-08-11T11:57:00Z"/>
          <w:rStyle w:val="Aucun"/>
          <w:rFonts w:ascii="Ebrima" w:eastAsia="Tahoma" w:hAnsi="Ebrima" w:cs="Courier New"/>
          <w:color w:val="auto"/>
          <w:sz w:val="18"/>
          <w:szCs w:val="18"/>
          <w:u w:color="2E74B5"/>
        </w:rPr>
      </w:pPr>
    </w:p>
    <w:p w14:paraId="51F2135B" w14:textId="681D9B14" w:rsidR="00422C23" w:rsidRPr="000A0C82" w:rsidRDefault="00DD6011" w:rsidP="00BC7084">
      <w:pPr>
        <w:pStyle w:val="Corps"/>
        <w:keepNext/>
        <w:suppressAutoHyphens/>
        <w:jc w:val="both"/>
        <w:rPr>
          <w:rStyle w:val="Aucun"/>
          <w:rFonts w:ascii="Ebrima" w:hAnsi="Ebrima" w:cs="Courier New"/>
          <w:color w:val="auto"/>
        </w:rPr>
      </w:pPr>
      <w:r>
        <w:rPr>
          <w:rStyle w:val="Aucun"/>
          <w:rFonts w:ascii="Ebrima" w:hAnsi="Ebrima" w:cs="Courier New"/>
          <w:color w:val="auto"/>
        </w:rPr>
        <w:t>Outre la collecte et l’utilisation des ressources, le rapport présente aussi l’évolution de la commercialisation du café et du cacao</w:t>
      </w:r>
      <w:commentRangeStart w:id="11"/>
      <w:r>
        <w:rPr>
          <w:rStyle w:val="Aucun"/>
          <w:rFonts w:ascii="Ebrima" w:hAnsi="Ebrima" w:cs="Courier New"/>
          <w:color w:val="auto"/>
        </w:rPr>
        <w:t xml:space="preserve">. La première </w:t>
      </w:r>
      <w:commentRangeEnd w:id="11"/>
      <w:r>
        <w:rPr>
          <w:rStyle w:val="Marquedecommentaire"/>
          <w:rFonts w:cs="Times New Roman"/>
          <w:color w:val="auto"/>
          <w:lang w:val="en-US" w:eastAsia="en-US"/>
          <w14:textOutline w14:w="0" w14:cap="rnd" w14:cmpd="sng" w14:algn="ctr">
            <w14:noFill/>
            <w14:prstDash w14:val="solid"/>
            <w14:bevel/>
          </w14:textOutline>
        </w:rPr>
        <w:commentReference w:id="11"/>
      </w:r>
      <w:r>
        <w:rPr>
          <w:rStyle w:val="Aucun"/>
          <w:rFonts w:ascii="Ebrima" w:hAnsi="Ebrima" w:cs="Courier New"/>
          <w:color w:val="auto"/>
        </w:rPr>
        <w:t xml:space="preserve">partie est consacrée aux évolutions de janvier à juin 2026. La </w:t>
      </w:r>
      <w:del w:id="100003" w:author="Claude" w:date="2026-09-29T09:00:00Z">
        <w:r>
          <w:rPr>
            <w:rStyle w:val="Aucun"/>
            <w:rFonts w:ascii="Ebrima" w:hAnsi="Ebrima" w:cs="Courier New"/>
            <w:color w:val="auto"/>
          </w:rPr>
          <w:delText xml:space="preserve">second</w:delText>
        </w:r>
      </w:del>
      <w:ins w:id="100004" w:author="Claude" w:date="2026-09-29T09:00:00Z">
        <w:r>
          <w:rPr>
            <w:rStyle w:val="Aucun"/>
            <w:rFonts w:ascii="Ebrima" w:hAnsi="Ebrima" w:cs="Courier New"/>
            <w:color w:val="auto"/>
          </w:rPr>
          <w:t xml:space="preserve">deuxièm</w:t>
        </w:r>
      </w:ins>
      <w:r>
        <w:rPr>
          <w:rStyle w:val="Aucun"/>
          <w:rFonts w:ascii="Ebrima" w:hAnsi="Ebrima" w:cs="Courier New"/>
          <w:color w:val="auto"/>
        </w:rPr>
        <w:t xml:space="preserve">e partie présente l’analyse de la commercialisation sur la période allant du 1</w:t>
      </w:r>
      <w:r>
        <w:rPr>
          <w:rStyle w:val="Aucun"/>
          <w:rFonts w:ascii="Ebrima" w:hAnsi="Ebrima" w:cs="Courier New"/>
          <w:color w:val="auto"/>
          <w:vertAlign w:val="superscript"/>
        </w:rPr>
        <w:t>er</w:t>
      </w:r>
      <w:r>
        <w:rPr>
          <w:rStyle w:val="Aucun"/>
          <w:rFonts w:ascii="Ebrima" w:hAnsi="Ebrima" w:cs="Courier New"/>
          <w:color w:val="auto"/>
        </w:rPr>
        <w:t xml:space="preserve"> octobre 2025 au 30 juin 2026.</w:t>
      </w:r>
      <w:ins w:id="100005" w:author="Claude" w:date="2026-09-29T09:00:00Z">
        <w:r>
          <w:rPr>
            <w:rStyle w:val="Aucun"/>
            <w:rFonts w:ascii="Ebrima" w:hAnsi="Ebrima" w:cs="Courier New"/>
            <w:color w:val="auto"/>
          </w:rPr>
          <w:t xml:space="preserve"> La troisième partie rend compte de l’état d’exécution des activités d’appui à la production durable et à l’amélioration des conditions de vie des producteurs, ainsi que de la situation des soldes bancaires.</w:t>
        </w:r>
      </w:ins>
    </w:p>
    <w:p w14:paraId="4EDD5C41" w14:textId="77777777" w:rsidR="0081123E" w:rsidRPr="000A0C82" w:rsidRDefault="0081123E" w:rsidP="00BC7084">
      <w:pPr>
        <w:rPr>
          <w:rStyle w:val="Aucun"/>
          <w:rFonts w:ascii="Ebrima" w:hAnsi="Ebrima" w:cs="Courier New"/>
          <w:b/>
          <w:bCs/>
          <w:kern w:val="32"/>
          <w:u w:color="000000"/>
          <w:lang w:val="fr-FR" w:eastAsia="fr-FR"/>
          <w14:textOutline w14:w="0" w14:cap="flat" w14:cmpd="sng" w14:algn="ctr">
            <w14:noFill/>
            <w14:prstDash w14:val="solid"/>
            <w14:bevel/>
          </w14:textOutline>
        </w:rPr>
      </w:pPr>
    </w:p>
    <w:p w14:paraId="1D290D6C" w14:textId="6D16BDE7" w:rsidR="00422C23" w:rsidRPr="000A0C82" w:rsidRDefault="00DD6011" w:rsidP="00BC7084">
      <w:pPr>
        <w:pStyle w:val="Corps"/>
        <w:keepNext/>
        <w:tabs>
          <w:tab w:val="left" w:pos="142"/>
        </w:tabs>
        <w:suppressAutoHyphens/>
        <w:ind w:left="-142"/>
        <w:jc w:val="both"/>
        <w:rPr>
          <w:rStyle w:val="Aucun"/>
          <w:rFonts w:ascii="Ebrima" w:eastAsia="Tahoma" w:hAnsi="Ebrima" w:cs="Courier New"/>
          <w:b/>
          <w:bCs/>
          <w:color w:val="auto"/>
          <w:kern w:val="32"/>
          <w:lang w:val="fr-CI" w:eastAsia="en-US"/>
          <w14:textOutline w14:w="0" w14:cap="rnd" w14:cmpd="sng" w14:algn="ctr">
            <w14:noFill/>
            <w14:prstDash w14:val="solid"/>
            <w14:bevel/>
          </w14:textOutline>
        </w:rPr>
      </w:pPr>
      <w:r>
        <w:rPr>
          <w:rStyle w:val="Aucun"/>
          <w:rFonts w:ascii="Ebrima" w:hAnsi="Ebrima" w:cs="Courier New"/>
          <w:b/>
          <w:bCs/>
          <w:color w:val="auto"/>
          <w:kern w:val="32"/>
        </w:rPr>
        <w:t>1</w:t>
      </w:r>
      <w:r>
        <w:rPr>
          <w:rStyle w:val="Aucun"/>
          <w:rFonts w:ascii="Ebrima" w:hAnsi="Ebrima" w:cs="Courier New"/>
          <w:color w:val="auto"/>
        </w:rPr>
        <w:t>.</w:t>
        <w:tab/>
      </w:r>
      <w:r>
        <w:rPr>
          <w:rStyle w:val="Aucun"/>
          <w:rFonts w:ascii="Ebrima" w:hAnsi="Ebrima" w:cs="Courier New"/>
          <w:b/>
          <w:bCs/>
          <w:color w:val="auto"/>
          <w:kern w:val="32"/>
        </w:rPr>
        <w:t xml:space="preserve">ÉVOLUTION DES REDEVANCES ET LEURS UTILISATIONS DE JANVIER </w:t>
      </w:r>
      <w:del w:id="300001" w:author="Claude" w:date="2026-09-29T09:00:00Z">
        <w:r>
          <w:rPr>
            <w:rStyle w:val="Aucun"/>
            <w:rFonts w:ascii="Ebrima" w:hAnsi="Ebrima" w:cs="Courier New"/>
            <w:b/>
            <w:bCs/>
            <w:color w:val="auto"/>
            <w:kern w:val="32"/>
          </w:rPr>
          <w:delText xml:space="preserve">A</w:delText>
        </w:r>
      </w:del>
      <w:ins w:id="300002" w:author="Claude" w:date="2026-09-29T09:00:00Z">
        <w:r>
          <w:rPr>
            <w:rStyle w:val="Aucun"/>
            <w:rFonts w:ascii="Ebrima" w:hAnsi="Ebrima" w:cs="Courier New"/>
            <w:b/>
            <w:bCs/>
            <w:color w:val="auto"/>
            <w:kern w:val="32"/>
          </w:rPr>
          <w:t xml:space="preserve">À</w:t>
        </w:r>
      </w:ins>
      <w:r>
        <w:rPr>
          <w:rStyle w:val="Aucun"/>
          <w:rFonts w:ascii="Ebrima" w:hAnsi="Ebrima" w:cs="Courier New"/>
          <w:b/>
          <w:bCs/>
          <w:color w:val="auto"/>
          <w:kern w:val="32"/>
        </w:rPr>
        <w:t xml:space="preserve"> </w:t>
      </w:r>
      <w:bookmarkStart w:id="12" w:name="_Hlk227767409"/>
      <w:r>
        <w:rPr>
          <w:rStyle w:val="Aucun"/>
          <w:rFonts w:ascii="Ebrima" w:hAnsi="Ebrima" w:cs="Courier New"/>
          <w:b/>
          <w:bCs/>
          <w:color w:val="auto"/>
          <w:kern w:val="32"/>
        </w:rPr>
        <w:t xml:space="preserve">JUIN 2026</w:t>
      </w:r>
      <w:bookmarkEnd w:id="12"/>
    </w:p>
    <w:p w14:paraId="4AF4999D" w14:textId="09ABF313" w:rsidR="00422C23" w:rsidRPr="000A0C82" w:rsidRDefault="00DD6011" w:rsidP="00BC7084">
      <w:pPr>
        <w:pStyle w:val="Titre2"/>
        <w:numPr>
          <w:ilvl w:val="1"/>
          <w:numId w:val="17"/>
        </w:numPr>
        <w:spacing w:before="0"/>
        <w:ind w:left="426" w:hanging="426"/>
        <w:rPr>
          <w:rFonts w:ascii="Ebrima" w:hAnsi="Ebrima" w:cs="Courier New"/>
          <w:color w:val="auto"/>
          <w:sz w:val="24"/>
          <w:szCs w:val="24"/>
        </w:rPr>
      </w:pPr>
      <w:r>
        <w:rPr>
          <w:rStyle w:val="Aucun"/>
          <w:rFonts w:ascii="Ebrima" w:hAnsi="Ebrima" w:cs="Courier New"/>
          <w:caps/>
          <w:color w:val="auto"/>
          <w:sz w:val="24"/>
          <w:szCs w:val="24"/>
          <w:u w:color="000000"/>
        </w:rPr>
        <w:t xml:space="preserve">RÉsumÉ de la campagne de commercialisation DE JANVIER À </w:t>
      </w:r>
      <w:r>
        <w:rPr>
          <w:rFonts w:ascii="Ebrima" w:hAnsi="Ebrima" w:cs="Courier New"/>
          <w:caps/>
          <w:color w:val="auto"/>
          <w:sz w:val="24"/>
          <w:szCs w:val="24"/>
          <w:u w:color="000000"/>
          <w:lang w:val="fr-CI"/>
        </w:rPr>
        <w:t xml:space="preserve">JUIN 2026</w:t>
      </w:r>
    </w:p>
    <w:p w14:paraId="24B5EA6A" w14:textId="77777777" w:rsidR="00422C23" w:rsidRPr="000A0C82" w:rsidRDefault="00422C23" w:rsidP="00BC7084">
      <w:pPr>
        <w:pStyle w:val="Corps"/>
        <w:ind w:left="142"/>
        <w:jc w:val="both"/>
        <w:rPr>
          <w:rStyle w:val="Aucun"/>
          <w:rFonts w:ascii="Ebrima" w:eastAsia="Tahoma" w:hAnsi="Ebrima" w:cs="Courier New"/>
          <w:b/>
          <w:bCs/>
          <w:color w:val="auto"/>
          <w:sz w:val="14"/>
          <w:szCs w:val="14"/>
          <w:u w:val="single" w:color="2E74B5"/>
        </w:rPr>
      </w:pPr>
    </w:p>
    <w:p w14:paraId="71EE97D5" w14:textId="77777777" w:rsidR="00422C23" w:rsidRPr="000A0C82" w:rsidRDefault="00DD6011" w:rsidP="00BC7084">
      <w:pPr>
        <w:pStyle w:val="Paragraphedeliste"/>
        <w:numPr>
          <w:ilvl w:val="0"/>
          <w:numId w:val="7"/>
        </w:numPr>
        <w:spacing w:after="0" w:line="240" w:lineRule="auto"/>
        <w:jc w:val="both"/>
        <w:rPr>
          <w:rFonts w:ascii="Ebrima" w:hAnsi="Ebrima" w:cs="Courier New"/>
          <w:b/>
          <w:bCs/>
          <w:color w:val="auto"/>
          <w:sz w:val="24"/>
          <w:szCs w:val="24"/>
        </w:rPr>
      </w:pPr>
      <w:r>
        <w:rPr>
          <w:rStyle w:val="Aucun"/>
          <w:rFonts w:ascii="Ebrima" w:hAnsi="Ebrima" w:cs="Courier New"/>
          <w:b/>
          <w:bCs/>
          <w:color w:val="auto"/>
          <w:sz w:val="24"/>
          <w:szCs w:val="24"/>
          <w:u w:val="single"/>
        </w:rPr>
        <w:t>Production et exportation du cacao</w:t>
      </w:r>
    </w:p>
    <w:p w14:paraId="1EB513BC" w14:textId="47B4AD98" w:rsidR="00375E08" w:rsidRPr="000A0C82" w:rsidRDefault="00A65651" w:rsidP="00BC7084">
      <w:pPr>
        <w:keepNext/>
        <w:jc w:val="both"/>
        <w:rPr>
          <w:rFonts w:ascii="Ebrima" w:hAnsi="Ebrima" w:cs="Courier New"/>
          <w:u w:color="000000"/>
          <w:lang w:val="fr-FR" w:eastAsia="fr-FR"/>
          <w14:textOutline w14:w="0" w14:cap="flat" w14:cmpd="sng" w14:algn="ctr">
            <w14:noFill/>
            <w14:prstDash w14:val="solid"/>
            <w14:bevel/>
          </w14:textOutline>
        </w:rPr>
      </w:pPr>
      <w:r>
        <w:rPr>
          <w:rFonts w:ascii="Ebrima" w:hAnsi="Ebrima" w:cs="Courier New"/>
          <w:u w:color="000000"/>
          <w:lang w:val="fr-FR" w:eastAsia="fr-FR"/>
          <w14:textOutline w14:w="0" w14:cap="flat" w14:cmpd="sng" w14:algn="ctr">
            <w14:noFill/>
            <w14:prstDash w14:val="solid"/>
            <w14:bevel/>
          </w14:textOutline>
        </w:rPr>
        <w:t>La production déclarée de cacao, du 1</w:t>
      </w:r>
      <w:r>
        <w:rPr>
          <w:rFonts w:ascii="Ebrima" w:hAnsi="Ebrima" w:cs="Courier New"/>
          <w:u w:color="000000"/>
          <w:vertAlign w:val="superscript"/>
          <w:lang w:val="fr-FR" w:eastAsia="fr-FR"/>
          <w14:textOutline w14:w="0" w14:cap="flat" w14:cmpd="sng" w14:algn="ctr">
            <w14:noFill/>
            <w14:prstDash w14:val="solid"/>
            <w14:bevel/>
          </w14:textOutline>
        </w:rPr>
        <w:t>er</w:t>
      </w:r>
      <w:r>
        <w:rPr>
          <w:rFonts w:ascii="Ebrima" w:hAnsi="Ebrima" w:cs="Courier New"/>
          <w:u w:color="000000"/>
          <w:lang w:val="fr-FR" w:eastAsia="fr-FR"/>
          <w14:textOutline w14:w="0" w14:cap="flat" w14:cmpd="sng" w14:algn="ctr">
            <w14:noFill/>
            <w14:prstDash w14:val="solid"/>
            <w14:bevel/>
          </w14:textOutline>
        </w:rPr>
        <w:t xml:space="preserve"> janvier au 30 juin 2026, s'établit à 879 819 tonnes contre 555 030 tonnes en 2025, soit une hausse de 58,52%. </w:t>
      </w:r>
      <w:bookmarkStart w:id="13" w:name="_Hlk230693408"/>
      <w:r>
        <w:rPr>
          <w:rFonts w:ascii="Ebrima" w:hAnsi="Ebrima" w:cs="Courier New"/>
          <w:u w:color="000000"/>
          <w:lang w:val="fr-FR" w:eastAsia="fr-FR"/>
          <w14:textOutline w14:w="0" w14:cap="flat" w14:cmpd="sng" w14:algn="ctr">
            <w14:noFill/>
            <w14:prstDash w14:val="solid"/>
            <w14:bevel/>
          </w14:textOutline>
        </w:rPr>
        <w:t xml:space="preserve">Les stocks reports détenus par les exportateurs dans les ports d’Abidjan et de San-Pédro </w:t>
      </w:r>
      <w:bookmarkEnd w:id="13"/>
      <w:r>
        <w:rPr>
          <w:rFonts w:ascii="Ebrima" w:hAnsi="Ebrima" w:cs="Courier New"/>
          <w:u w:color="000000"/>
          <w:lang w:val="fr-FR" w:eastAsia="fr-FR"/>
          <w14:textOutline w14:w="0" w14:cap="flat" w14:cmpd="sng" w14:algn="ctr">
            <w14:noFill/>
            <w14:prstDash w14:val="solid"/>
            <w14:bevel/>
          </w14:textOutline>
        </w:rPr>
        <w:t>au 31 décembre 2025 sont estimés à 593</w:t>
      </w:r>
      <w:del w:id="300003" w:author="Claude" w:date="2026-09-29T09:00:00Z">
        <w:r>
          <w:rPr>
            <w:rFonts w:ascii="Ebrima" w:hAnsi="Ebrima" w:cs="Courier New"/>
            <w:color w:val="FFFFFF" w:themeColor="background1"/>
            <w:u w:color="000000"/>
            <w:lang w:val="fr-FR" w:eastAsia="fr-FR"/>
            <w14:textOutline w14:w="0" w14:cap="flat" w14:cmpd="sng" w14:algn="ctr">
              <w14:noFill/>
              <w14:prstDash w14:val="solid"/>
              <w14:bevel/>
            </w14:textOutline>
          </w:rPr>
          <w:delText xml:space="preserve">.</w:delText>
        </w:r>
      </w:del>
      <w:ins w:id="300004" w:author="Claude" w:date="2026-09-29T09:00:00Z">
        <w:r>
          <w:rPr>
            <w:rFonts w:ascii="Ebrima" w:hAnsi="Ebrima" w:cs="Courier New"/>
            <w:color w:val="FFFFFF" w:themeColor="background1"/>
            <w:u w:color="000000"/>
            <w:lang w:val="fr-FR" w:eastAsia="fr-FR"/>
            <w14:textOutline w14:w="0" w14:cap="flat" w14:cmpd="sng" w14:algn="ctr">
              <w14:noFill/>
              <w14:prstDash w14:val="solid"/>
              <w14:bevel/>
            </w14:textOutline>
          </w:rPr>
          <w:t xml:space="preserve"> </w:t>
        </w:r>
      </w:ins>
      <w:r>
        <w:rPr>
          <w:rFonts w:ascii="Ebrima" w:hAnsi="Ebrima" w:cs="Courier New"/>
          <w:u w:color="000000"/>
          <w:lang w:val="fr-FR" w:eastAsia="fr-FR"/>
          <w14:textOutline w14:w="0" w14:cap="flat" w14:cmpd="sng" w14:algn="ctr">
            <w14:noFill/>
            <w14:prstDash w14:val="solid"/>
            <w14:bevel/>
          </w14:textOutline>
        </w:rPr>
        <w:t xml:space="preserve">465 tonnes contre 415 917 tonnes à fin décembre 2024, soit une hausse de 42,69% en lien avec la hausse de 15,55% de la production et la baisse de 3,15% des exportations sur le dernier trimestre de l’année 2025. </w:t>
      </w:r>
    </w:p>
    <w:p w14:paraId="6943B07A" w14:textId="01599183" w:rsidR="00A65651" w:rsidRPr="000A0C82" w:rsidRDefault="00A65651" w:rsidP="00BC7084">
      <w:pPr>
        <w:keepNext/>
        <w:jc w:val="both"/>
        <w:rPr>
          <w:rFonts w:ascii="Ebrima" w:hAnsi="Ebrima" w:cs="Courier New"/>
          <w:u w:color="000000"/>
          <w:lang w:val="fr-FR" w:eastAsia="fr-FR"/>
          <w14:textOutline w14:w="0" w14:cap="flat" w14:cmpd="sng" w14:algn="ctr">
            <w14:noFill/>
            <w14:prstDash w14:val="solid"/>
            <w14:bevel/>
          </w14:textOutline>
        </w:rPr>
      </w:pPr>
      <w:r>
        <w:rPr>
          <w:rFonts w:ascii="Ebrima" w:hAnsi="Ebrima" w:cs="Courier New"/>
          <w:u w:color="000000"/>
          <w:lang w:val="fr-FR" w:eastAsia="fr-FR"/>
          <w14:textOutline w14:w="0" w14:cap="flat" w14:cmpd="sng" w14:algn="ctr">
            <w14:noFill/>
            <w14:prstDash w14:val="solid"/>
            <w14:bevel/>
          </w14:textOutline>
        </w:rPr>
        <w:t xml:space="preserve">Sur la même période du 1</w:t>
      </w:r>
      <w:r>
        <w:rPr>
          <w:rFonts w:ascii="Ebrima" w:hAnsi="Ebrima" w:cs="Courier New"/>
          <w:u w:color="000000"/>
          <w:vertAlign w:val="superscript"/>
          <w:lang w:val="fr-FR" w:eastAsia="fr-FR"/>
          <w14:textOutline w14:w="0" w14:cap="flat" w14:cmpd="sng" w14:algn="ctr">
            <w14:noFill/>
            <w14:prstDash w14:val="solid"/>
            <w14:bevel/>
          </w14:textOutline>
        </w:rPr>
        <w:t>er</w:t>
      </w:r>
      <w:r>
        <w:rPr>
          <w:rFonts w:ascii="Ebrima" w:hAnsi="Ebrima" w:cs="Courier New"/>
          <w:u w:color="000000"/>
          <w:lang w:val="fr-FR" w:eastAsia="fr-FR"/>
          <w14:textOutline w14:w="0" w14:cap="flat" w14:cmpd="sng" w14:algn="ctr">
            <w14:noFill/>
            <w14:prstDash w14:val="solid"/>
            <w14:bevel/>
          </w14:textOutline>
        </w:rPr>
        <w:t xml:space="preserve"> janvier au 30 juin 2026, les exportations, prenant en compte les stocks reports, se situent à 1 059 093 tonnes</w:t>
      </w:r>
      <w:r>
        <w:rPr>
          <w:rFonts w:ascii="Ebrima" w:hAnsi="Ebrima" w:cs="Courier New"/>
          <w:b/>
          <w:bCs/>
          <w:u w:color="000000"/>
          <w:lang w:val="fr-FR" w:eastAsia="fr-FR"/>
          <w14:textOutline w14:w="0" w14:cap="flat" w14:cmpd="sng" w14:algn="ctr">
            <w14:noFill/>
            <w14:prstDash w14:val="solid"/>
            <w14:bevel/>
          </w14:textOutline>
        </w:rPr>
        <w:t xml:space="preserve"> </w:t>
      </w:r>
      <w:r>
        <w:rPr>
          <w:rFonts w:ascii="Ebrima" w:hAnsi="Ebrima" w:cs="Courier New"/>
          <w:u w:color="000000"/>
          <w:lang w:val="fr-FR" w:eastAsia="fr-FR"/>
          <w14:textOutline w14:w="0" w14:cap="flat" w14:cmpd="sng" w14:algn="ctr">
            <w14:noFill/>
            <w14:prstDash w14:val="solid"/>
            <w14:bevel/>
          </w14:textOutline>
        </w:rPr>
        <w:t xml:space="preserve">en 2026 contre 806 876 tonnes en 2025, soit une hausse de 31,26%. </w:t>
      </w:r>
    </w:p>
    <w:p w14:paraId="71BB43EF" w14:textId="77777777" w:rsidR="00170CAD" w:rsidRPr="000A0C82" w:rsidRDefault="00170CAD" w:rsidP="00BC7084">
      <w:pPr>
        <w:rPr>
          <w:rStyle w:val="Aucun"/>
          <w:rFonts w:ascii="Ebrima" w:hAnsi="Ebrima" w:cs="Courier New"/>
          <w:b/>
          <w:bCs/>
          <w:sz w:val="10"/>
          <w:szCs w:val="10"/>
          <w:u w:val="single" w:color="000000"/>
          <w:lang w:val="fr-FR" w:eastAsia="fr-FR"/>
          <w14:textOutline w14:w="0" w14:cap="flat" w14:cmpd="sng" w14:algn="ctr">
            <w14:noFill/>
            <w14:prstDash w14:val="solid"/>
            <w14:bevel/>
          </w14:textOutline>
        </w:rPr>
      </w:pPr>
    </w:p>
    <w:p w14:paraId="04AE731F" w14:textId="77777777" w:rsidR="00422C23" w:rsidRPr="000A0C82" w:rsidRDefault="6CAC14C0" w:rsidP="00BC7084">
      <w:pPr>
        <w:pStyle w:val="Corps"/>
        <w:keepNext/>
        <w:numPr>
          <w:ilvl w:val="0"/>
          <w:numId w:val="1"/>
        </w:numPr>
        <w:jc w:val="both"/>
        <w:rPr>
          <w:rFonts w:ascii="Ebrima" w:hAnsi="Ebrima" w:cs="Courier New"/>
          <w:b/>
          <w:bCs/>
          <w:color w:val="auto"/>
        </w:rPr>
      </w:pPr>
      <w:r>
        <w:rPr>
          <w:rStyle w:val="Aucun"/>
          <w:rFonts w:ascii="Ebrima" w:hAnsi="Ebrima" w:cs="Courier New"/>
          <w:b/>
          <w:bCs/>
          <w:color w:val="auto"/>
          <w:u w:val="single"/>
        </w:rPr>
        <w:t>Prix bord champ du cacao et revenus des producteurs</w:t>
      </w:r>
    </w:p>
    <w:p w14:paraId="6C94B4AD" w14:textId="6E7CDF32" w:rsidR="009E4525" w:rsidRPr="000A0C82" w:rsidRDefault="00114E88" w:rsidP="00BC7084">
      <w:pPr>
        <w:pStyle w:val="Corps"/>
        <w:jc w:val="both"/>
        <w:rPr>
          <w:rFonts w:ascii="Ebrima" w:hAnsi="Ebrima" w:cs="Courier New"/>
          <w:color w:val="auto"/>
        </w:rPr>
      </w:pPr>
      <w:r>
        <w:rPr>
          <w:rFonts w:ascii="Ebrima" w:hAnsi="Ebrima" w:cs="Courier New"/>
          <w:color w:val="auto"/>
        </w:rPr>
        <w:t xml:space="preserve">Le prix moyen d’achat bord champ du cacao de janvier à juin 2026 s’affiche à 1 867 FCFA/Kg contre 1 959 FCFA/Kg en 2025 soit une baisse de 4,72%. Le revenu brut cumulé des producteurs qui résulte de la production et du prix garanti bord champ est estimé à 1 6</w:t>
      </w:r>
      <w:commentRangeStart w:id="455"/>
      <w:del w:id="100006" w:author="Claude" w:date="2026-09-29T09:00:00Z">
        <w:r>
          <w:rPr>
            <w:rFonts w:ascii="Ebrima" w:hAnsi="Ebrima" w:cs="Courier New"/>
            <w:color w:val="auto"/>
          </w:rPr>
          <w:delText xml:space="preserve">88,78</w:delText>
        </w:r>
      </w:del>
      <w:ins w:id="100007" w:author="Claude" w:date="2026-09-29T09:00:00Z">
        <w:r>
          <w:rPr>
            <w:rFonts w:ascii="Ebrima" w:hAnsi="Ebrima" w:cs="Courier New"/>
            <w:color w:val="auto"/>
          </w:rPr>
          <w:t xml:space="preserve">42,29</w:t>
        </w:r>
      </w:ins>
      <w:commentRangeEnd w:id="455"/>
      <w:r>
        <w:rPr>
          <w:rStyle w:val="CommentReference"/>
        </w:rPr>
        <w:commentReference w:id="455"/>
      </w:r>
      <w:r>
        <w:rPr>
          <w:rFonts w:ascii="Ebrima" w:hAnsi="Ebrima" w:cs="Courier New"/>
          <w:color w:val="auto"/>
        </w:rPr>
        <w:t xml:space="preserve"> milliards de FCFA sur la période de janvier à juin 2026 contre 1 087,38 milliards de FCFA de janvier à juin 2025, en hausse de 5</w:t>
      </w:r>
      <w:del w:id="100008" w:author="Claude" w:date="2026-09-29T09:00:00Z">
        <w:r>
          <w:rPr>
            <w:rFonts w:ascii="Ebrima" w:hAnsi="Ebrima" w:cs="Courier New"/>
            <w:color w:val="auto"/>
          </w:rPr>
          <w:delText xml:space="preserve">5,31</w:delText>
        </w:r>
      </w:del>
      <w:ins w:id="100009" w:author="Claude" w:date="2026-09-29T09:00:00Z">
        <w:r>
          <w:rPr>
            <w:rFonts w:ascii="Ebrima" w:hAnsi="Ebrima" w:cs="Courier New"/>
            <w:color w:val="auto"/>
          </w:rPr>
          <w:t xml:space="preserve">1,03</w:t>
        </w:r>
      </w:ins>
      <w:r>
        <w:rPr>
          <w:rFonts w:ascii="Ebrima" w:hAnsi="Ebrima" w:cs="Courier New"/>
          <w:color w:val="auto"/>
        </w:rPr>
        <w:t xml:space="preserve"> %. Cette hausse est imputable principalement à la production </w:t>
      </w:r>
      <w:commentRangeStart w:id="14"/>
      <w:r>
        <w:rPr>
          <w:rFonts w:ascii="Ebrima" w:hAnsi="Ebrima" w:cs="Courier New"/>
          <w:color w:val="auto"/>
        </w:rPr>
        <w:t xml:space="preserve">qui a </w:t>
      </w:r>
      <w:del w:id="100010" w:author="Claude" w:date="2026-09-29T09:00:00Z">
        <w:r>
          <w:rPr>
            <w:rFonts w:ascii="Ebrima" w:hAnsi="Ebrima" w:cs="Courier New"/>
            <w:color w:val="auto"/>
          </w:rPr>
          <w:delText xml:space="preserve">doublé</w:delText>
        </w:r>
      </w:del>
      <w:ins w:id="100011" w:author="Claude" w:date="2026-09-29T09:00:00Z">
        <w:r>
          <w:rPr>
            <w:rFonts w:ascii="Ebrima" w:hAnsi="Ebrima" w:cs="Courier New"/>
            <w:color w:val="auto"/>
          </w:rPr>
          <w:t xml:space="preserve">progressé de 58,52 %</w:t>
        </w:r>
      </w:ins>
      <w:r>
        <w:rPr>
          <w:rFonts w:ascii="Ebrima" w:hAnsi="Ebrima" w:cs="Courier New"/>
          <w:color w:val="auto"/>
        </w:rPr>
        <w:t xml:space="preserve"> au cours du premier semestre 2026. </w:t>
      </w:r>
      <w:commentRangeEnd w:id="14"/>
      <w:r>
        <w:rPr>
          <w:rStyle w:val="Marquedecommentaire"/>
          <w:rFonts w:cs="Times New Roman"/>
          <w:color w:val="auto"/>
          <w:lang w:val="en-US" w:eastAsia="en-US"/>
          <w14:textOutline w14:w="0" w14:cap="rnd" w14:cmpd="sng" w14:algn="ctr">
            <w14:noFill/>
            <w14:prstDash w14:val="solid"/>
            <w14:bevel/>
          </w14:textOutline>
        </w:rPr>
        <w:commentReference w:id="14"/>
      </w:r>
    </w:p>
    <w:p w14:paraId="437774C3" w14:textId="77777777" w:rsidR="003E6744" w:rsidRPr="000A0C82" w:rsidRDefault="003E6744" w:rsidP="00BC7084">
      <w:pPr>
        <w:pStyle w:val="Corps"/>
        <w:jc w:val="both"/>
        <w:rPr>
          <w:rFonts w:ascii="Ebrima" w:hAnsi="Ebrima" w:cs="Courier New"/>
          <w:color w:val="auto"/>
        </w:rPr>
      </w:pPr>
    </w:p>
    <w:p w14:paraId="4757337D" w14:textId="77777777" w:rsidR="008D51B7" w:rsidRPr="000A0C82" w:rsidRDefault="008D51B7" w:rsidP="00BC7084">
      <w:pPr>
        <w:pStyle w:val="Corps"/>
        <w:tabs>
          <w:tab w:val="left" w:pos="360"/>
        </w:tabs>
        <w:jc w:val="both"/>
        <w:rPr>
          <w:rStyle w:val="Aucun"/>
          <w:rFonts w:ascii="Ebrima" w:eastAsia="Tahoma" w:hAnsi="Ebrima" w:cs="Courier New"/>
          <w:color w:val="auto"/>
          <w:sz w:val="2"/>
          <w:szCs w:val="2"/>
        </w:rPr>
      </w:pPr>
    </w:p>
    <w:p w14:paraId="775F1F8B" w14:textId="77777777" w:rsidR="00422C23" w:rsidRPr="000A0C82" w:rsidRDefault="6CAC14C0" w:rsidP="00BC7084">
      <w:pPr>
        <w:pStyle w:val="Paragraphedeliste"/>
        <w:numPr>
          <w:ilvl w:val="0"/>
          <w:numId w:val="7"/>
        </w:numPr>
        <w:spacing w:after="0" w:line="240" w:lineRule="auto"/>
        <w:jc w:val="both"/>
        <w:rPr>
          <w:rFonts w:ascii="Ebrima" w:hAnsi="Ebrima" w:cs="Courier New"/>
          <w:b/>
          <w:bCs/>
          <w:color w:val="auto"/>
          <w:sz w:val="24"/>
          <w:szCs w:val="24"/>
        </w:rPr>
      </w:pPr>
      <w:r>
        <w:rPr>
          <w:rStyle w:val="Aucun"/>
          <w:rFonts w:ascii="Ebrima" w:hAnsi="Ebrima" w:cs="Courier New"/>
          <w:b/>
          <w:bCs/>
          <w:color w:val="auto"/>
          <w:sz w:val="24"/>
          <w:szCs w:val="24"/>
          <w:u w:val="single"/>
        </w:rPr>
        <w:t>Production et exportation du café</w:t>
      </w:r>
    </w:p>
    <w:p w14:paraId="79F4E8C9" w14:textId="7F870B85" w:rsidR="00375E08" w:rsidRPr="000A0C82" w:rsidRDefault="00595B80" w:rsidP="00BC7084">
      <w:pPr>
        <w:pStyle w:val="Corps"/>
        <w:jc w:val="both"/>
        <w:rPr>
          <w:rFonts w:ascii="Ebrima" w:hAnsi="Ebrima" w:cs="Courier New"/>
          <w:color w:val="auto"/>
        </w:rPr>
      </w:pPr>
      <w:r>
        <w:rPr>
          <w:rFonts w:ascii="Ebrima" w:hAnsi="Ebrima" w:cs="Courier New"/>
          <w:color w:val="auto"/>
        </w:rPr>
        <w:t>La production déclarée de café sur la période du 1</w:t>
      </w:r>
      <w:r>
        <w:rPr>
          <w:rFonts w:ascii="Ebrima" w:hAnsi="Ebrima" w:cs="Courier New"/>
          <w:color w:val="auto"/>
          <w:vertAlign w:val="superscript"/>
        </w:rPr>
        <w:t>er</w:t>
      </w:r>
      <w:r>
        <w:rPr>
          <w:rFonts w:ascii="Ebrima" w:hAnsi="Ebrima" w:cs="Courier New"/>
          <w:color w:val="auto"/>
        </w:rPr>
        <w:t xml:space="preserve"> janvier au 30 juin 2026 se chiffre à </w:t>
      </w:r>
      <w:del w:id="100013" w:author="Claude" w:date="2026-09-29T09:00:00Z">
        <w:r>
          <w:rPr>
            <w:rFonts w:ascii="Ebrima" w:hAnsi="Ebrima" w:cs="Courier New"/>
            <w:color w:val="auto"/>
          </w:rPr>
          <w:delText xml:space="preserve">                          </w:delText>
        </w:r>
      </w:del>
      <w:r>
        <w:rPr>
          <w:rFonts w:ascii="Ebrima" w:hAnsi="Ebrima" w:cs="Courier New"/>
          <w:color w:val="auto"/>
        </w:rPr>
        <w:t xml:space="preserve">22 471 tonnes contre 24 746 tonnes en 2025, soit une baisse de 9,19 %. </w:t>
      </w:r>
      <w:r>
        <w:rPr>
          <w:rFonts w:ascii="Ebrima" w:hAnsi="Ebrima" w:cs="Courier New"/>
        </w:rPr>
        <w:t xml:space="preserve">Les stocks reports détenus par les exportateurs dans les ports d’Abidjan et de San-Pédro au 31 décembre 2025 sont estimés à 9 664 tonnes contre 14 369 tonnes à fin décembre 2024, soit une baisse de 32,74% en lien avec la baisse de 62,20% de la production de café enregistrée en 2025. Cette baisse avait entraîné une chute des exportations de 61,43%.</w:t>
      </w:r>
    </w:p>
    <w:p w14:paraId="73D97F48" w14:textId="77777777" w:rsidR="00375E08" w:rsidRPr="000A0C82" w:rsidRDefault="00375E08" w:rsidP="00BC7084">
      <w:pPr>
        <w:pStyle w:val="Corps"/>
        <w:jc w:val="both"/>
        <w:rPr>
          <w:rFonts w:ascii="Ebrima" w:hAnsi="Ebrima" w:cs="Courier New"/>
          <w:color w:val="auto"/>
        </w:rPr>
      </w:pPr>
    </w:p>
    <w:p w14:paraId="174A0F3C" w14:textId="52B05FA7" w:rsidR="00595B80" w:rsidRPr="000A0C82" w:rsidRDefault="00595B80" w:rsidP="00595B80">
      <w:pPr>
        <w:pStyle w:val="Corps"/>
        <w:jc w:val="both"/>
        <w:rPr>
          <w:rFonts w:ascii="Ebrima" w:hAnsi="Ebrima" w:cs="Courier New"/>
          <w:color w:val="auto"/>
        </w:rPr>
      </w:pPr>
      <w:r>
        <w:rPr>
          <w:rFonts w:ascii="Ebrima" w:hAnsi="Ebrima" w:cs="Courier New"/>
          <w:color w:val="auto"/>
        </w:rPr>
        <w:lastRenderedPageBreak/>
        <w:t xml:space="preserve">Au 30 juin 2026, les exportations de café de l’année 2026 s’élèvent </w:t>
      </w:r>
      <w:commentRangeStart w:id="15"/>
      <w:r>
        <w:rPr>
          <w:rFonts w:ascii="Ebrima" w:hAnsi="Ebrima" w:cs="Courier New"/>
          <w:color w:val="auto"/>
        </w:rPr>
        <w:t xml:space="preserve">à 12 570 tonnes contre </w:t>
      </w:r>
      <w:del w:id="100014" w:author="Claude" w:date="2026-09-29T09:00:00Z">
        <w:r>
          <w:rPr>
            <w:rFonts w:ascii="Ebrima" w:hAnsi="Ebrima" w:cs="Courier New"/>
            <w:color w:val="auto"/>
          </w:rPr>
          <w:delText xml:space="preserve">            </w:delText>
        </w:r>
      </w:del>
      <w:r>
        <w:rPr>
          <w:rFonts w:ascii="Ebrima" w:hAnsi="Ebrima" w:cs="Courier New"/>
          <w:color w:val="auto"/>
        </w:rPr>
        <w:t xml:space="preserve">16 372 tonnes sur la même période en 2025, soit une </w:t>
      </w:r>
      <w:del w:id="100015" w:author="Claude" w:date="2026-09-29T09:00:00Z">
        <w:r>
          <w:rPr>
            <w:rFonts w:ascii="Ebrima" w:hAnsi="Ebrima" w:cs="Courier New"/>
            <w:color w:val="auto"/>
          </w:rPr>
          <w:delText xml:space="preserve">hau</w:delText>
        </w:r>
      </w:del>
      <w:ins w:id="100016" w:author="Claude" w:date="2026-09-29T09:00:00Z">
        <w:r>
          <w:rPr>
            <w:rFonts w:ascii="Ebrima" w:hAnsi="Ebrima" w:cs="Courier New"/>
            <w:color w:val="auto"/>
          </w:rPr>
          <w:t xml:space="preserve">bai</w:t>
        </w:r>
      </w:ins>
      <w:r>
        <w:rPr>
          <w:rFonts w:ascii="Ebrima" w:hAnsi="Ebrima" w:cs="Courier New"/>
          <w:color w:val="auto"/>
        </w:rPr>
        <w:t xml:space="preserve">sse de 23,22 %</w:t>
      </w:r>
      <w:commentRangeEnd w:id="15"/>
      <w:r>
        <w:rPr>
          <w:rStyle w:val="Marquedecommentaire"/>
          <w:rFonts w:cs="Times New Roman"/>
          <w:color w:val="auto"/>
          <w:lang w:val="en-US" w:eastAsia="en-US"/>
          <w14:textOutline w14:w="0" w14:cap="rnd" w14:cmpd="sng" w14:algn="ctr">
            <w14:noFill/>
            <w14:prstDash w14:val="solid"/>
            <w14:bevel/>
          </w14:textOutline>
        </w:rPr>
        <w:commentReference w:id="15"/>
      </w:r>
      <w:r>
        <w:rPr>
          <w:rFonts w:ascii="Ebrima" w:hAnsi="Ebrima" w:cs="Courier New"/>
          <w:color w:val="auto"/>
        </w:rPr>
        <w:t xml:space="preserve"> en lien avec l’alignement des contrats d’exportation au besoin du principal transformateur du café en Côte d’Ivoire.</w:t>
      </w:r>
    </w:p>
    <w:p w14:paraId="0F372E77" w14:textId="77777777" w:rsidR="00422C23" w:rsidRPr="000A0C82" w:rsidRDefault="00422C23">
      <w:pPr>
        <w:pStyle w:val="Corps"/>
        <w:tabs>
          <w:tab w:val="left" w:pos="360"/>
        </w:tabs>
        <w:ind w:left="142"/>
        <w:jc w:val="both"/>
        <w:rPr>
          <w:rStyle w:val="Aucun"/>
          <w:rFonts w:ascii="Ebrima" w:eastAsia="Tahoma" w:hAnsi="Ebrima" w:cs="Courier New"/>
          <w:color w:val="auto"/>
          <w:u w:color="2E74B5"/>
        </w:rPr>
      </w:pPr>
    </w:p>
    <w:p w14:paraId="52FE5183" w14:textId="77777777" w:rsidR="00422C23" w:rsidRPr="000A0C82" w:rsidRDefault="6CAC14C0">
      <w:pPr>
        <w:pStyle w:val="Paragraphedeliste"/>
        <w:numPr>
          <w:ilvl w:val="0"/>
          <w:numId w:val="7"/>
        </w:numPr>
        <w:jc w:val="both"/>
        <w:rPr>
          <w:rFonts w:ascii="Ebrima" w:hAnsi="Ebrima" w:cs="Courier New"/>
          <w:b/>
          <w:bCs/>
          <w:color w:val="auto"/>
          <w:sz w:val="24"/>
          <w:szCs w:val="24"/>
        </w:rPr>
      </w:pPr>
      <w:r>
        <w:rPr>
          <w:rStyle w:val="Aucun"/>
          <w:rFonts w:ascii="Ebrima" w:hAnsi="Ebrima" w:cs="Courier New"/>
          <w:b/>
          <w:bCs/>
          <w:color w:val="auto"/>
          <w:sz w:val="24"/>
          <w:szCs w:val="24"/>
          <w:u w:val="single"/>
        </w:rPr>
        <w:t>Prix bord champ du café et revenus des producteurs</w:t>
      </w:r>
    </w:p>
    <w:p w14:paraId="7D238007" w14:textId="2ABBBDFE" w:rsidR="00F701CC" w:rsidRPr="000A0C82" w:rsidRDefault="001A2EAF" w:rsidP="001A2EAF">
      <w:pPr>
        <w:jc w:val="both"/>
        <w:rPr>
          <w:rStyle w:val="Aucun"/>
          <w:rFonts w:ascii="Ebrima" w:hAnsi="Ebrima" w:cs="Courier New"/>
          <w:color w:val="FF0000"/>
          <w:u w:color="000000"/>
          <w:lang w:val="fr-FR" w:eastAsia="fr-FR"/>
          <w14:textOutline w14:w="0" w14:cap="flat" w14:cmpd="sng" w14:algn="ctr">
            <w14:noFill/>
            <w14:prstDash w14:val="solid"/>
            <w14:bevel/>
          </w14:textOutline>
        </w:rPr>
      </w:pPr>
      <w:r>
        <w:rPr>
          <w:rStyle w:val="Aucun"/>
          <w:rFonts w:ascii="Ebrima" w:hAnsi="Ebrima" w:cs="Courier New"/>
          <w:u w:color="000000"/>
          <w:lang w:val="fr-FR" w:eastAsia="fr-FR"/>
          <w14:textOutline w14:w="0" w14:cap="flat" w14:cmpd="sng" w14:algn="ctr">
            <w14:noFill/>
            <w14:prstDash w14:val="solid"/>
            <w14:bevel/>
          </w14:textOutline>
        </w:rPr>
        <w:t xml:space="preserve">Le prix moyen bord champ du café de janvier à </w:t>
      </w:r>
      <w:r>
        <w:rPr>
          <w:rFonts w:ascii="Ebrima" w:hAnsi="Ebrima" w:cs="Courier New"/>
          <w:lang w:val="fr-CI"/>
        </w:rPr>
        <w:t xml:space="preserve">juin </w:t>
      </w:r>
      <w:r>
        <w:rPr>
          <w:rStyle w:val="Aucun"/>
          <w:rFonts w:ascii="Ebrima" w:hAnsi="Ebrima" w:cs="Courier New"/>
          <w:u w:color="000000"/>
          <w:lang w:val="fr-FR" w:eastAsia="fr-FR"/>
          <w14:textOutline w14:w="0" w14:cap="flat" w14:cmpd="sng" w14:algn="ctr">
            <w14:noFill/>
            <w14:prstDash w14:val="solid"/>
            <w14:bevel/>
          </w14:textOutline>
        </w:rPr>
        <w:t xml:space="preserve">2026 est de 1 700 FCFA/Kg contre 1 500 FCFA/Kg en 2025. Ce prix est en hausse de 13,33 % par rapport à celui de l’année 2025. Cette hausse résulte de la volonté de l’État de soutenir la production de café. Le revenu brut cumulé perçu par les producteurs de café sur la période de janvier à </w:t>
      </w:r>
      <w:r>
        <w:rPr>
          <w:rFonts w:ascii="Ebrima" w:hAnsi="Ebrima" w:cs="Courier New"/>
          <w:lang w:val="fr-CI"/>
        </w:rPr>
        <w:t xml:space="preserve">juin </w:t>
      </w:r>
      <w:r>
        <w:rPr>
          <w:rStyle w:val="Aucun"/>
          <w:rFonts w:ascii="Ebrima" w:hAnsi="Ebrima" w:cs="Courier New"/>
          <w:u w:color="000000"/>
          <w:lang w:val="fr-FR" w:eastAsia="fr-FR"/>
          <w14:textOutline w14:w="0" w14:cap="flat" w14:cmpd="sng" w14:algn="ctr">
            <w14:noFill/>
            <w14:prstDash w14:val="solid"/>
            <w14:bevel/>
          </w14:textOutline>
        </w:rPr>
        <w:t xml:space="preserve">2026 est estimé à </w:t>
      </w:r>
      <w:r>
        <w:rPr>
          <w:rStyle w:val="Aucun"/>
          <w:rFonts w:ascii="Ebrima" w:hAnsi="Ebrima" w:cs="Courier New"/>
          <w:u w:color="000000"/>
          <w:lang w:val="fr-FR"/>
          <w14:textOutline w14:w="0" w14:cap="flat" w14:cmpd="sng" w14:algn="ctr">
            <w14:noFill/>
            <w14:prstDash w14:val="solid"/>
            <w14:bevel/>
          </w14:textOutline>
        </w:rPr>
        <w:t xml:space="preserve">38,20 </w:t>
      </w:r>
      <w:r>
        <w:rPr>
          <w:rStyle w:val="Aucun"/>
          <w:rFonts w:ascii="Ebrima" w:hAnsi="Ebrima" w:cs="Courier New"/>
          <w:u w:color="000000"/>
          <w:lang w:val="fr-FR" w:eastAsia="fr-FR"/>
          <w14:textOutline w14:w="0" w14:cap="flat" w14:cmpd="sng" w14:algn="ctr">
            <w14:noFill/>
            <w14:prstDash w14:val="solid"/>
            <w14:bevel/>
          </w14:textOutline>
        </w:rPr>
        <w:t xml:space="preserve">milliards de FCFA contre 37,12</w:t>
      </w:r>
      <w:r>
        <w:rPr>
          <w:rStyle w:val="Aucun"/>
          <w:rFonts w:ascii="Ebrima" w:hAnsi="Ebrima" w:cs="Courier New"/>
          <w:u w:color="000000"/>
          <w:lang w:val="fr-FR"/>
          <w14:textOutline w14:w="0" w14:cap="flat" w14:cmpd="sng" w14:algn="ctr">
            <w14:noFill/>
            <w14:prstDash w14:val="solid"/>
            <w14:bevel/>
          </w14:textOutline>
        </w:rPr>
        <w:t xml:space="preserve"> </w:t>
      </w:r>
      <w:r>
        <w:rPr>
          <w:rStyle w:val="Aucun"/>
          <w:rFonts w:ascii="Ebrima" w:hAnsi="Ebrima" w:cs="Courier New"/>
          <w:u w:color="000000"/>
          <w:lang w:val="fr-FR" w:eastAsia="fr-FR"/>
          <w14:textOutline w14:w="0" w14:cap="flat" w14:cmpd="sng" w14:algn="ctr">
            <w14:noFill/>
            <w14:prstDash w14:val="solid"/>
            <w14:bevel/>
          </w14:textOutline>
        </w:rPr>
        <w:t xml:space="preserve">milliards de FCFA en 2025, soit une hausse de 2,91 %, en lien avec la hausse du prix garanti bord champ.</w:t>
      </w:r>
    </w:p>
    <w:p w14:paraId="55F38896" w14:textId="77777777" w:rsidR="00422C23" w:rsidRPr="000A0C82" w:rsidRDefault="00DD6011" w:rsidP="005F0B49">
      <w:pPr>
        <w:pStyle w:val="Titre2"/>
        <w:numPr>
          <w:ilvl w:val="1"/>
          <w:numId w:val="17"/>
        </w:numPr>
        <w:ind w:left="426" w:hanging="426"/>
        <w:rPr>
          <w:rFonts w:ascii="Ebrima" w:hAnsi="Ebrima" w:cs="Courier New"/>
          <w:color w:val="auto"/>
          <w:sz w:val="24"/>
          <w:szCs w:val="24"/>
        </w:rPr>
      </w:pPr>
      <w:r>
        <w:rPr>
          <w:rStyle w:val="Aucun"/>
          <w:rFonts w:ascii="Ebrima" w:hAnsi="Ebrima" w:cs="Courier New"/>
          <w:caps/>
          <w:color w:val="auto"/>
          <w:sz w:val="24"/>
          <w:szCs w:val="24"/>
          <w:u w:color="000000"/>
        </w:rPr>
        <w:t>Prélèvements des redevances au titre du fonctionnement</w:t>
      </w:r>
    </w:p>
    <w:p w14:paraId="7ACBC445" w14:textId="77777777" w:rsidR="00422C23" w:rsidRPr="000A0C82" w:rsidRDefault="00422C23">
      <w:pPr>
        <w:pStyle w:val="Corps"/>
        <w:jc w:val="both"/>
        <w:rPr>
          <w:rStyle w:val="Aucun"/>
          <w:rFonts w:ascii="Ebrima" w:eastAsia="Tahoma" w:hAnsi="Ebrima" w:cs="Courier New"/>
          <w:color w:val="auto"/>
        </w:rPr>
      </w:pPr>
    </w:p>
    <w:p w14:paraId="76358CD7" w14:textId="77777777" w:rsidR="0038243C" w:rsidRPr="000A0C82" w:rsidRDefault="0038243C" w:rsidP="0038243C">
      <w:pPr>
        <w:tabs>
          <w:tab w:val="left" w:pos="360"/>
        </w:tabs>
        <w:jc w:val="both"/>
        <w:rPr>
          <w:rFonts w:ascii="Ebrima" w:hAnsi="Ebrima"/>
          <w:lang w:val="fr-CI"/>
        </w:rPr>
      </w:pPr>
      <w:bookmarkStart w:id="16" w:name="_MON_1721625599"/>
      <w:r>
        <w:rPr>
          <w:rFonts w:ascii="Ebrima" w:hAnsi="Ebrima" w:cs="Tahoma"/>
          <w:lang w:val="fr-CI"/>
        </w:rPr>
        <w:t xml:space="preserve">Pour rappel, les redevances au titre du fonctionnement du Conseil du Café-Cacao et au titre des investissements dans la filière sont fixées par arrêté interministériel. Ainsi, pour la campagne 2025-2026, le cumul des redevances de fonctionnement, comprenant le pesage, le contrôle qualité, la contribution au budget des organisations internationales et le budget de fonctionnement du Conseil du Café-Cacao, a </w:t>
      </w:r>
      <w:r>
        <w:rPr>
          <w:rStyle w:val="Aucun"/>
          <w:rFonts w:ascii="Ebrima" w:hAnsi="Ebrima"/>
          <w:lang w:val="fr-CI"/>
        </w:rPr>
        <w:t>été fixé</w:t>
      </w:r>
      <w:r>
        <w:rPr>
          <w:rStyle w:val="Aucun"/>
          <w:rFonts w:ascii="Ebrima" w:hAnsi="Ebrima"/>
          <w:lang w:val="fr-FR"/>
        </w:rPr>
        <w:t xml:space="preserve"> à 1,38 % sur les exportations de cacao et 0,48 % sur les exportations de café</w:t>
      </w:r>
      <w:r>
        <w:rPr>
          <w:rStyle w:val="Aucun"/>
          <w:rFonts w:ascii="Ebrima" w:hAnsi="Ebrima"/>
          <w:lang w:val="fr-CI"/>
        </w:rPr>
        <w:t>.</w:t>
      </w:r>
    </w:p>
    <w:p w14:paraId="7F690505" w14:textId="77777777" w:rsidR="0038243C" w:rsidRPr="000A0C82" w:rsidRDefault="0038243C" w:rsidP="0038243C">
      <w:pPr>
        <w:tabs>
          <w:tab w:val="left" w:pos="360"/>
        </w:tabs>
        <w:jc w:val="both"/>
        <w:rPr>
          <w:rFonts w:ascii="Ebrima" w:hAnsi="Ebrima" w:cs="Tahoma"/>
          <w:lang w:val="fr-CI"/>
        </w:rPr>
      </w:pPr>
    </w:p>
    <w:p w14:paraId="7AF286D3" w14:textId="6A1B8D24" w:rsidR="0038243C" w:rsidRPr="000A0C82" w:rsidRDefault="0038243C" w:rsidP="0038243C">
      <w:pPr>
        <w:tabs>
          <w:tab w:val="left" w:pos="360"/>
        </w:tabs>
        <w:jc w:val="both"/>
        <w:rPr>
          <w:rFonts w:ascii="Ebrima" w:hAnsi="Ebrima" w:cs="Tahoma"/>
          <w:lang w:val="fr-FR"/>
        </w:rPr>
      </w:pPr>
      <w:r>
        <w:rPr>
          <w:rFonts w:ascii="Ebrima" w:hAnsi="Ebrima" w:cs="Tahoma"/>
          <w:lang w:val="fr-FR"/>
        </w:rPr>
        <w:t xml:space="preserve">De janvier à juin 2026, les redevances prélevées s’élèvent à 44,63 milliards de FCFA, soit une hausse de 60,83% </w:t>
      </w:r>
      <w:commentRangeStart w:id="17"/>
      <w:r>
        <w:rPr>
          <w:rFonts w:ascii="Ebrima" w:hAnsi="Ebrima" w:cs="Tahoma"/>
          <w:lang w:val="fr-FR"/>
        </w:rPr>
        <w:t xml:space="preserve">par rapport à leur niveau de l</w:t>
      </w:r>
      <w:del w:id="100017" w:author="Claude" w:date="2026-09-29T09:00:00Z">
        <w:r>
          <w:rPr>
            <w:rFonts w:ascii="Ebrima" w:hAnsi="Ebrima" w:cs="Tahoma"/>
            <w:lang w:val="fr-FR"/>
          </w:rPr>
          <w:delText xml:space="preserve">’anné</w:delText>
        </w:r>
      </w:del>
      <w:ins w:id="100018" w:author="Claude" w:date="2026-09-29T09:00:00Z">
        <w:r>
          <w:rPr>
            <w:rFonts w:ascii="Ebrima" w:hAnsi="Ebrima" w:cs="Tahoma"/>
            <w:lang w:val="fr-FR"/>
          </w:rPr>
          <w:t xml:space="preserve">a même période d</w:t>
        </w:r>
      </w:ins>
      <w:r>
        <w:rPr>
          <w:rFonts w:ascii="Ebrima" w:hAnsi="Ebrima" w:cs="Tahoma"/>
          <w:lang w:val="fr-FR"/>
        </w:rPr>
        <w:t xml:space="preserve">e 2025</w:t>
      </w:r>
      <w:commentRangeEnd w:id="17"/>
      <w:r>
        <w:rPr>
          <w:rStyle w:val="Marquedecommentaire"/>
        </w:rPr>
        <w:commentReference w:id="17"/>
      </w:r>
      <w:r>
        <w:rPr>
          <w:rFonts w:ascii="Ebrima" w:hAnsi="Ebrima" w:cs="Tahoma"/>
          <w:lang w:val="fr-FR"/>
        </w:rPr>
        <w:t>. Ce niveau de recouvrement porte à 545,</w:t>
      </w:r>
      <w:del w:id="18" w:author="Martin Kokora" w:date="2026-08-12T10:08:00Z">
        <w:r>
          <w:rPr>
            <w:rFonts w:ascii="Ebrima" w:hAnsi="Ebrima" w:cs="Tahoma"/>
            <w:lang w:val="fr-FR"/>
          </w:rPr>
          <w:delText xml:space="preserve">02 </w:delText>
        </w:r>
      </w:del>
      <w:ins w:id="19" w:author="Martin Kokora" w:date="2026-08-12T10:08:00Z">
        <w:r>
          <w:rPr>
            <w:rFonts w:ascii="Ebrima" w:hAnsi="Ebrima" w:cs="Tahoma"/>
            <w:lang w:val="fr-FR"/>
          </w:rPr>
          <w:t xml:space="preserve">03 </w:t>
        </w:r>
      </w:ins>
      <w:r>
        <w:rPr>
          <w:rFonts w:ascii="Ebrima" w:hAnsi="Ebrima" w:cs="Tahoma"/>
          <w:lang w:val="fr-FR"/>
        </w:rPr>
        <w:t xml:space="preserve">milliards de FCFA le cumul des prélèvements collectés par la filière d’octobre 2005 à fin juin 2026. Le détail, par poste, est présenté dans le tableau 1, ci-dessous.</w:t>
      </w:r>
    </w:p>
    <w:p w14:paraId="452B5027" w14:textId="77777777" w:rsidR="0038243C" w:rsidRPr="000A0C82" w:rsidRDefault="0038243C" w:rsidP="0038243C">
      <w:pPr>
        <w:tabs>
          <w:tab w:val="left" w:pos="360"/>
        </w:tabs>
        <w:jc w:val="both"/>
        <w:rPr>
          <w:rFonts w:ascii="Ebrima" w:hAnsi="Ebrima" w:cs="Tahoma"/>
          <w:lang w:val="fr-FR"/>
        </w:rPr>
      </w:pPr>
    </w:p>
    <w:p w14:paraId="29AEB99E" w14:textId="77777777" w:rsidR="0038243C" w:rsidRPr="000A0C82" w:rsidRDefault="0038243C" w:rsidP="0038243C">
      <w:pPr>
        <w:rPr>
          <w:rFonts w:ascii="Ebrima" w:hAnsi="Ebrima" w:cs="Tahoma"/>
          <w:lang w:val="fr-FR"/>
        </w:rPr>
      </w:pPr>
      <w:r>
        <w:rPr>
          <w:rFonts w:ascii="Ebrima" w:hAnsi="Ebrima"/>
          <w:b/>
          <w:lang w:val="fr-FR"/>
        </w:rPr>
        <w:t xml:space="preserve"> </w:t>
      </w:r>
      <w:r>
        <w:rPr>
          <w:rFonts w:ascii="Ebrima" w:hAnsi="Ebrima" w:cs="Tahoma"/>
          <w:b/>
          <w:u w:val="single"/>
          <w:lang w:val="fr-FR"/>
        </w:rPr>
        <w:t>Tableau 1 :</w:t>
      </w:r>
      <w:r>
        <w:rPr>
          <w:rFonts w:ascii="Ebrima" w:hAnsi="Ebrima"/>
          <w:b/>
          <w:lang w:val="fr-FR"/>
        </w:rPr>
        <w:t xml:space="preserve">    </w:t>
      </w:r>
      <w:r>
        <w:rPr>
          <w:rFonts w:ascii="Ebrima" w:hAnsi="Ebrima" w:cs="Tahoma"/>
          <w:b/>
          <w:lang w:val="fr-FR"/>
        </w:rPr>
        <w:t xml:space="preserve">Évolution des redevances au titre du fonctionnement </w:t>
      </w:r>
    </w:p>
    <w:p w14:paraId="2F13A6E2" w14:textId="2866BDFB" w:rsidR="0038243C" w:rsidRPr="000A0C82" w:rsidRDefault="0038243C" w:rsidP="0038243C">
      <w:pPr>
        <w:rPr>
          <w:rFonts w:ascii="Ebrima" w:hAnsi="Ebrima" w:cs="Tahoma"/>
          <w:b/>
          <w:lang w:val="fr-FR"/>
        </w:rPr>
      </w:pPr>
      <w:r>
        <w:rPr>
          <w:rFonts w:ascii="Ebrima" w:hAnsi="Ebrima" w:cs="Tahoma"/>
          <w:b/>
          <w:lang w:val="fr-FR"/>
        </w:rPr>
        <w:t xml:space="preserve">                       d’octobre 2005 à fin juin 2026 (en milliards de FCFA)</w:t>
      </w:r>
    </w:p>
    <w:p w14:paraId="089314DD" w14:textId="77777777" w:rsidR="00DD0EED" w:rsidRPr="000A0C82" w:rsidRDefault="00DD0EED" w:rsidP="0038243C">
      <w:pPr>
        <w:rPr>
          <w:rFonts w:ascii="Ebrima" w:hAnsi="Ebrima" w:cs="Tahoma"/>
          <w:b/>
          <w:lang w:val="fr-FR"/>
        </w:rPr>
      </w:pPr>
    </w:p>
    <w:tbl>
      <w:tblPr>
        <w:tblW w:w="10045" w:type="dxa"/>
        <w:tblCellMar>
          <w:left w:w="70" w:type="dxa"/>
          <w:right w:w="70" w:type="dxa"/>
        </w:tblCellMar>
        <w:tblLook w:val="04A0" w:firstRow="1" w:lastRow="0" w:firstColumn="1" w:lastColumn="0" w:noHBand="0" w:noVBand="1"/>
        <w:tblPrChange w:id="20" w:author="Martin Kokora" w:date="2026-08-12T09:31:00Z">
          <w:tblPr>
            <w:tblW w:w="9963" w:type="dxa"/>
            <w:tblCellMar>
              <w:left w:w="70" w:type="dxa"/>
              <w:right w:w="70" w:type="dxa"/>
            </w:tblCellMar>
            <w:tblLook w:val="04A0" w:firstRow="1" w:lastRow="0" w:firstColumn="1" w:lastColumn="0" w:noHBand="0" w:noVBand="1"/>
          </w:tblPr>
        </w:tblPrChange>
      </w:tblPr>
      <w:tblGrid>
        <w:gridCol w:w="1970"/>
        <w:gridCol w:w="1331"/>
        <w:gridCol w:w="1331"/>
        <w:gridCol w:w="1106"/>
        <w:gridCol w:w="1106"/>
        <w:gridCol w:w="1756"/>
        <w:gridCol w:w="1445"/>
        <w:tblGridChange w:id="21">
          <w:tblGrid>
            <w:gridCol w:w="2349"/>
            <w:gridCol w:w="1578"/>
            <w:gridCol w:w="1578"/>
            <w:gridCol w:w="1058"/>
            <w:gridCol w:w="1058"/>
            <w:gridCol w:w="1366"/>
            <w:gridCol w:w="1058"/>
          </w:tblGrid>
        </w:tblGridChange>
      </w:tblGrid>
      <w:tr w:rsidR="006A1ED1" w:rsidRPr="002F7B98" w14:paraId="6727205B" w14:textId="77777777" w:rsidTr="002F7B98">
        <w:trPr>
          <w:trHeight w:val="1056"/>
          <w:trPrChange w:id="22" w:author="Martin Kokora" w:date="2026-08-12T09:31:00Z">
            <w:trPr>
              <w:trHeight w:val="1056"/>
            </w:trPr>
          </w:trPrChange>
        </w:trPr>
        <w:tc>
          <w:tcPr>
            <w:tcW w:w="2089" w:type="dxa"/>
            <w:tcBorders>
              <w:top w:val="single" w:sz="8" w:space="0" w:color="auto"/>
              <w:left w:val="single" w:sz="8" w:space="0" w:color="auto"/>
              <w:bottom w:val="single" w:sz="8" w:space="0" w:color="auto"/>
              <w:right w:val="single" w:sz="8" w:space="0" w:color="auto"/>
            </w:tcBorders>
            <w:shd w:val="clear" w:color="auto" w:fill="auto"/>
            <w:vAlign w:val="center"/>
            <w:hideMark/>
            <w:tcPrChange w:id="23" w:author="Martin Kokora" w:date="2026-08-12T09:31:00Z">
              <w:tcPr>
                <w:tcW w:w="2406" w:type="dxa"/>
                <w:tcBorders>
                  <w:top w:val="single" w:sz="8" w:space="0" w:color="auto"/>
                  <w:left w:val="single" w:sz="8" w:space="0" w:color="auto"/>
                  <w:bottom w:val="single" w:sz="8" w:space="0" w:color="auto"/>
                  <w:right w:val="single" w:sz="8" w:space="0" w:color="auto"/>
                </w:tcBorders>
                <w:shd w:val="clear" w:color="auto" w:fill="auto"/>
                <w:vAlign w:val="center"/>
                <w:hideMark/>
              </w:tcPr>
            </w:tcPrChange>
          </w:tcPr>
          <w:p w14:paraId="30857D96" w14:textId="77777777" w:rsidR="00792E84" w:rsidRPr="002F7B98"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RUBRIQUES</w:t>
            </w:r>
          </w:p>
        </w:tc>
        <w:tc>
          <w:tcPr>
            <w:tcW w:w="1409" w:type="dxa"/>
            <w:tcBorders>
              <w:top w:val="single" w:sz="8" w:space="0" w:color="auto"/>
              <w:left w:val="nil"/>
              <w:bottom w:val="single" w:sz="8" w:space="0" w:color="auto"/>
              <w:right w:val="single" w:sz="8" w:space="0" w:color="auto"/>
            </w:tcBorders>
            <w:shd w:val="clear" w:color="auto" w:fill="auto"/>
            <w:vAlign w:val="center"/>
            <w:hideMark/>
            <w:tcPrChange w:id="24" w:author="Martin Kokora" w:date="2026-08-12T09:31:00Z">
              <w:tcPr>
                <w:tcW w:w="1614" w:type="dxa"/>
                <w:tcBorders>
                  <w:top w:val="single" w:sz="8" w:space="0" w:color="auto"/>
                  <w:left w:val="nil"/>
                  <w:bottom w:val="single" w:sz="8" w:space="0" w:color="auto"/>
                  <w:right w:val="single" w:sz="8" w:space="0" w:color="auto"/>
                </w:tcBorders>
                <w:shd w:val="clear" w:color="auto" w:fill="auto"/>
                <w:vAlign w:val="center"/>
                <w:hideMark/>
              </w:tcPr>
            </w:tcPrChange>
          </w:tcPr>
          <w:p w14:paraId="0C2FC294" w14:textId="77777777" w:rsidR="00792E84" w:rsidRPr="002F7B98"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16"/>
                <w:szCs w:val="16"/>
                <w:bdr w:val="none" w:sz="0" w:space="0" w:color="auto"/>
                <w:lang w:val="fr-CI" w:eastAsia="fr-CI"/>
              </w:rPr>
            </w:pPr>
            <w:r>
              <w:rPr>
                <w:rFonts w:ascii="Ebrima" w:eastAsia="Times New Roman" w:hAnsi="Ebrima"/>
                <w:sz w:val="16"/>
                <w:szCs w:val="16"/>
                <w:bdr w:val="none" w:sz="0" w:space="0" w:color="auto"/>
                <w:lang w:val="fr-CI" w:eastAsia="fr-CI"/>
              </w:rPr>
              <w:t>Situation antérieure octobre 2005 au 31 mars 2012 (a )</w:t>
            </w:r>
          </w:p>
        </w:tc>
        <w:tc>
          <w:tcPr>
            <w:tcW w:w="1409" w:type="dxa"/>
            <w:tcBorders>
              <w:top w:val="single" w:sz="8" w:space="0" w:color="auto"/>
              <w:left w:val="nil"/>
              <w:bottom w:val="single" w:sz="8" w:space="0" w:color="auto"/>
              <w:right w:val="single" w:sz="8" w:space="0" w:color="auto"/>
            </w:tcBorders>
            <w:shd w:val="clear" w:color="auto" w:fill="auto"/>
            <w:vAlign w:val="center"/>
            <w:hideMark/>
            <w:tcPrChange w:id="25" w:author="Martin Kokora" w:date="2026-08-12T09:31:00Z">
              <w:tcPr>
                <w:tcW w:w="1614" w:type="dxa"/>
                <w:tcBorders>
                  <w:top w:val="single" w:sz="8" w:space="0" w:color="auto"/>
                  <w:left w:val="nil"/>
                  <w:bottom w:val="single" w:sz="8" w:space="0" w:color="auto"/>
                  <w:right w:val="single" w:sz="8" w:space="0" w:color="auto"/>
                </w:tcBorders>
                <w:shd w:val="clear" w:color="auto" w:fill="auto"/>
                <w:vAlign w:val="center"/>
                <w:hideMark/>
              </w:tcPr>
            </w:tcPrChange>
          </w:tcPr>
          <w:p w14:paraId="1F486E80" w14:textId="77777777" w:rsidR="00792E84" w:rsidRPr="002F7B98"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16"/>
                <w:szCs w:val="16"/>
                <w:bdr w:val="none" w:sz="0" w:space="0" w:color="auto"/>
                <w:lang w:val="fr-CI" w:eastAsia="fr-CI"/>
              </w:rPr>
            </w:pPr>
            <w:r>
              <w:rPr>
                <w:rFonts w:ascii="Ebrima" w:eastAsia="Times New Roman" w:hAnsi="Ebrima"/>
                <w:sz w:val="16"/>
                <w:szCs w:val="16"/>
                <w:bdr w:val="none" w:sz="0" w:space="0" w:color="auto"/>
                <w:lang w:val="fr-CI" w:eastAsia="fr-CI"/>
              </w:rPr>
              <w:t>Situation antérieure du 01 avril 2012</w:t>
            </w:r>
            <w:del w:id="26" w:author="MANOU" w:date="2026-08-20T11:26:00Z">
              <w:r>
                <w:rPr>
                  <w:rFonts w:ascii="Ebrima" w:eastAsia="Times New Roman" w:hAnsi="Ebrima"/>
                  <w:sz w:val="16"/>
                  <w:szCs w:val="16"/>
                  <w:bdr w:val="none" w:sz="0" w:space="0" w:color="auto"/>
                  <w:lang w:val="fr-CI" w:eastAsia="fr-CI"/>
                </w:rPr>
                <w:delText xml:space="preserve"> à nouveau</w:delText>
              </w:r>
            </w:del>
            <w:r>
              <w:rPr>
                <w:rFonts w:ascii="Ebrima" w:eastAsia="Times New Roman" w:hAnsi="Ebrima"/>
                <w:sz w:val="16"/>
                <w:szCs w:val="16"/>
                <w:bdr w:val="none" w:sz="0" w:space="0" w:color="auto"/>
                <w:lang w:val="fr-CI" w:eastAsia="fr-CI"/>
              </w:rPr>
              <w:t xml:space="preserve"> au 31 déc 2025 (b )</w:t>
            </w:r>
          </w:p>
        </w:tc>
        <w:tc>
          <w:tcPr>
            <w:tcW w:w="1051" w:type="dxa"/>
            <w:tcBorders>
              <w:top w:val="single" w:sz="8" w:space="0" w:color="auto"/>
              <w:left w:val="nil"/>
              <w:bottom w:val="single" w:sz="8" w:space="0" w:color="auto"/>
              <w:right w:val="single" w:sz="8" w:space="0" w:color="auto"/>
            </w:tcBorders>
            <w:shd w:val="clear" w:color="auto" w:fill="auto"/>
            <w:vAlign w:val="center"/>
            <w:hideMark/>
            <w:tcPrChange w:id="27" w:author="Martin Kokora" w:date="2026-08-12T09:31:00Z">
              <w:tcPr>
                <w:tcW w:w="1081" w:type="dxa"/>
                <w:tcBorders>
                  <w:top w:val="single" w:sz="8" w:space="0" w:color="auto"/>
                  <w:left w:val="nil"/>
                  <w:bottom w:val="single" w:sz="8" w:space="0" w:color="auto"/>
                  <w:right w:val="single" w:sz="8" w:space="0" w:color="auto"/>
                </w:tcBorders>
                <w:shd w:val="clear" w:color="auto" w:fill="auto"/>
                <w:vAlign w:val="center"/>
                <w:hideMark/>
              </w:tcPr>
            </w:tcPrChange>
          </w:tcPr>
          <w:p w14:paraId="38C3E9F6" w14:textId="77777777" w:rsidR="00792E84" w:rsidRPr="002F7B98"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16"/>
                <w:szCs w:val="16"/>
                <w:bdr w:val="none" w:sz="0" w:space="0" w:color="auto"/>
                <w:lang w:val="fr-CI" w:eastAsia="fr-CI"/>
              </w:rPr>
            </w:pPr>
            <w:r>
              <w:rPr>
                <w:rFonts w:ascii="Ebrima" w:eastAsia="Times New Roman" w:hAnsi="Ebrima"/>
                <w:sz w:val="16"/>
                <w:szCs w:val="16"/>
                <w:bdr w:val="none" w:sz="0" w:space="0" w:color="auto"/>
                <w:lang w:val="fr-CI" w:eastAsia="fr-CI"/>
              </w:rPr>
              <w:t>Janv. à juin 2025 (c)</w:t>
            </w:r>
          </w:p>
        </w:tc>
        <w:tc>
          <w:tcPr>
            <w:tcW w:w="1051" w:type="dxa"/>
            <w:tcBorders>
              <w:top w:val="single" w:sz="8" w:space="0" w:color="auto"/>
              <w:left w:val="nil"/>
              <w:bottom w:val="single" w:sz="8" w:space="0" w:color="auto"/>
              <w:right w:val="single" w:sz="8" w:space="0" w:color="auto"/>
            </w:tcBorders>
            <w:shd w:val="clear" w:color="auto" w:fill="auto"/>
            <w:vAlign w:val="center"/>
            <w:hideMark/>
            <w:tcPrChange w:id="28" w:author="Martin Kokora" w:date="2026-08-12T09:31:00Z">
              <w:tcPr>
                <w:tcW w:w="1081" w:type="dxa"/>
                <w:tcBorders>
                  <w:top w:val="single" w:sz="8" w:space="0" w:color="auto"/>
                  <w:left w:val="nil"/>
                  <w:bottom w:val="single" w:sz="8" w:space="0" w:color="auto"/>
                  <w:right w:val="single" w:sz="8" w:space="0" w:color="auto"/>
                </w:tcBorders>
                <w:shd w:val="clear" w:color="auto" w:fill="auto"/>
                <w:vAlign w:val="center"/>
                <w:hideMark/>
              </w:tcPr>
            </w:tcPrChange>
          </w:tcPr>
          <w:p w14:paraId="4EF34474" w14:textId="77777777" w:rsidR="00792E84" w:rsidRPr="002F7B98"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16"/>
                <w:szCs w:val="16"/>
                <w:bdr w:val="none" w:sz="0" w:space="0" w:color="auto"/>
                <w:lang w:val="fr-CI" w:eastAsia="fr-CI"/>
              </w:rPr>
            </w:pPr>
            <w:r>
              <w:rPr>
                <w:rFonts w:ascii="Ebrima" w:eastAsia="Times New Roman" w:hAnsi="Ebrima"/>
                <w:sz w:val="16"/>
                <w:szCs w:val="16"/>
                <w:bdr w:val="none" w:sz="0" w:space="0" w:color="auto"/>
                <w:lang w:val="fr-CI" w:eastAsia="fr-CI"/>
              </w:rPr>
              <w:t>Janv. à juin 2026 (d)</w:t>
            </w:r>
          </w:p>
        </w:tc>
        <w:tc>
          <w:tcPr>
            <w:tcW w:w="1665" w:type="dxa"/>
            <w:tcBorders>
              <w:top w:val="single" w:sz="8" w:space="0" w:color="auto"/>
              <w:left w:val="nil"/>
              <w:bottom w:val="single" w:sz="8" w:space="0" w:color="auto"/>
              <w:right w:val="single" w:sz="8" w:space="0" w:color="auto"/>
            </w:tcBorders>
            <w:shd w:val="clear" w:color="auto" w:fill="auto"/>
            <w:vAlign w:val="center"/>
            <w:hideMark/>
            <w:tcPrChange w:id="29" w:author="Martin Kokora" w:date="2026-08-12T09:31:00Z">
              <w:tcPr>
                <w:tcW w:w="1086" w:type="dxa"/>
                <w:tcBorders>
                  <w:top w:val="single" w:sz="8" w:space="0" w:color="auto"/>
                  <w:left w:val="nil"/>
                  <w:bottom w:val="single" w:sz="8" w:space="0" w:color="auto"/>
                  <w:right w:val="single" w:sz="8" w:space="0" w:color="auto"/>
                </w:tcBorders>
                <w:shd w:val="clear" w:color="auto" w:fill="auto"/>
                <w:vAlign w:val="center"/>
                <w:hideMark/>
              </w:tcPr>
            </w:tcPrChange>
          </w:tcPr>
          <w:p w14:paraId="6595F7EC" w14:textId="77777777" w:rsidR="00792E84" w:rsidRPr="002F7B98"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16"/>
                <w:szCs w:val="16"/>
                <w:bdr w:val="none" w:sz="0" w:space="0" w:color="auto"/>
                <w:lang w:val="fr-CI" w:eastAsia="fr-CI"/>
              </w:rPr>
            </w:pPr>
            <w:r>
              <w:rPr>
                <w:rFonts w:ascii="Ebrima" w:eastAsia="Times New Roman" w:hAnsi="Ebrima"/>
                <w:sz w:val="16"/>
                <w:szCs w:val="16"/>
                <w:bdr w:val="none" w:sz="0" w:space="0" w:color="auto"/>
                <w:lang w:val="fr-CI" w:eastAsia="fr-CI"/>
              </w:rPr>
              <w:t>TOTAL Prélèvements d'octobre 2005 à fin juin. 2026</w:t>
              <w:br/>
              <w:t>(e = a +b+d)</w:t>
            </w:r>
          </w:p>
        </w:tc>
        <w:tc>
          <w:tcPr>
            <w:tcW w:w="1371" w:type="dxa"/>
            <w:tcBorders>
              <w:top w:val="single" w:sz="8" w:space="0" w:color="auto"/>
              <w:left w:val="nil"/>
              <w:bottom w:val="single" w:sz="8" w:space="0" w:color="auto"/>
              <w:right w:val="single" w:sz="8" w:space="0" w:color="auto"/>
            </w:tcBorders>
            <w:shd w:val="clear" w:color="auto" w:fill="auto"/>
            <w:vAlign w:val="center"/>
            <w:hideMark/>
            <w:tcPrChange w:id="30" w:author="Martin Kokora" w:date="2026-08-12T09:31:00Z">
              <w:tcPr>
                <w:tcW w:w="1081" w:type="dxa"/>
                <w:tcBorders>
                  <w:top w:val="single" w:sz="8" w:space="0" w:color="auto"/>
                  <w:left w:val="nil"/>
                  <w:bottom w:val="single" w:sz="8" w:space="0" w:color="auto"/>
                  <w:right w:val="single" w:sz="8" w:space="0" w:color="auto"/>
                </w:tcBorders>
                <w:shd w:val="clear" w:color="auto" w:fill="auto"/>
                <w:vAlign w:val="center"/>
                <w:hideMark/>
              </w:tcPr>
            </w:tcPrChange>
          </w:tcPr>
          <w:p w14:paraId="4554F426" w14:textId="77777777" w:rsidR="00792E84" w:rsidRPr="002F7B98"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16"/>
                <w:szCs w:val="16"/>
                <w:bdr w:val="none" w:sz="0" w:space="0" w:color="auto"/>
                <w:lang w:val="fr-CI" w:eastAsia="fr-CI"/>
              </w:rPr>
            </w:pPr>
            <w:r>
              <w:rPr>
                <w:rFonts w:ascii="Ebrima" w:eastAsia="Times New Roman" w:hAnsi="Ebrima"/>
                <w:sz w:val="16"/>
                <w:szCs w:val="16"/>
                <w:bdr w:val="none" w:sz="0" w:space="0" w:color="auto"/>
                <w:lang w:val="fr-CI" w:eastAsia="fr-CI"/>
              </w:rPr>
              <w:t>Var. Janv-juin 2026/Janv-juin 2025</w:t>
              <w:br/>
              <w:t>(f=d/c-1)</w:t>
            </w:r>
          </w:p>
        </w:tc>
      </w:tr>
      <w:tr w:rsidR="002F7B98" w:rsidRPr="002F7B98" w14:paraId="7F38D46F" w14:textId="77777777" w:rsidTr="002F7B98">
        <w:trPr>
          <w:trHeight w:val="352"/>
          <w:trPrChange w:id="31" w:author="Martin Kokora" w:date="2026-08-12T10:00:00Z">
            <w:trPr>
              <w:trHeight w:val="352"/>
            </w:trPr>
          </w:trPrChange>
        </w:trPr>
        <w:tc>
          <w:tcPr>
            <w:tcW w:w="2089" w:type="dxa"/>
            <w:tcBorders>
              <w:top w:val="nil"/>
              <w:left w:val="single" w:sz="8" w:space="0" w:color="auto"/>
              <w:bottom w:val="nil"/>
              <w:right w:val="single" w:sz="8" w:space="0" w:color="auto"/>
            </w:tcBorders>
            <w:shd w:val="clear" w:color="auto" w:fill="auto"/>
            <w:noWrap/>
            <w:vAlign w:val="bottom"/>
            <w:hideMark/>
            <w:tcPrChange w:id="32" w:author="Martin Kokora" w:date="2026-08-12T10:00:00Z">
              <w:tcPr>
                <w:tcW w:w="2406" w:type="dxa"/>
                <w:tcBorders>
                  <w:top w:val="nil"/>
                  <w:left w:val="single" w:sz="8" w:space="0" w:color="auto"/>
                  <w:bottom w:val="nil"/>
                  <w:right w:val="single" w:sz="8" w:space="0" w:color="auto"/>
                </w:tcBorders>
                <w:shd w:val="clear" w:color="auto" w:fill="auto"/>
                <w:noWrap/>
                <w:vAlign w:val="bottom"/>
                <w:hideMark/>
              </w:tcPr>
            </w:tcPrChange>
          </w:tcPr>
          <w:p w14:paraId="631138FE" w14:textId="77777777"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xml:space="preserve"> - Pesage</w:t>
            </w:r>
          </w:p>
        </w:tc>
        <w:tc>
          <w:tcPr>
            <w:tcW w:w="1409" w:type="dxa"/>
            <w:tcBorders>
              <w:top w:val="nil"/>
              <w:left w:val="nil"/>
              <w:bottom w:val="nil"/>
              <w:right w:val="single" w:sz="8" w:space="0" w:color="auto"/>
            </w:tcBorders>
            <w:shd w:val="clear" w:color="auto" w:fill="auto"/>
            <w:noWrap/>
            <w:vAlign w:val="center"/>
            <w:hideMark/>
            <w:tcPrChange w:id="33" w:author="Martin Kokora" w:date="2026-08-12T10:00:00Z">
              <w:tcPr>
                <w:tcW w:w="1614" w:type="dxa"/>
                <w:tcBorders>
                  <w:top w:val="nil"/>
                  <w:left w:val="nil"/>
                  <w:bottom w:val="nil"/>
                  <w:right w:val="single" w:sz="8" w:space="0" w:color="auto"/>
                </w:tcBorders>
                <w:shd w:val="clear" w:color="auto" w:fill="auto"/>
                <w:noWrap/>
                <w:vAlign w:val="bottom"/>
                <w:hideMark/>
              </w:tcPr>
            </w:tcPrChange>
          </w:tcPr>
          <w:p w14:paraId="26C464BB" w14:textId="414E9F93"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4" w:author="Martin Kokora" w:date="2026-08-12T10:08:00Z">
              <w:r>
                <w:rPr>
                  <w:rFonts w:ascii="Ebrima" w:hAnsi="Ebrima"/>
                  <w:color w:val="000000"/>
                  <w:sz w:val="20"/>
                  <w:szCs w:val="20"/>
                </w:rPr>
                <w:t>13,15</w:t>
              </w:r>
            </w:ins>
            <w:del w:id="35" w:author="Martin Kokora" w:date="2026-08-12T10:00:00Z">
              <w:r>
                <w:rPr>
                  <w:rFonts w:ascii="Ebrima" w:eastAsia="Times New Roman" w:hAnsi="Ebrima"/>
                  <w:sz w:val="20"/>
                  <w:szCs w:val="20"/>
                  <w:bdr w:val="none" w:sz="0" w:space="0" w:color="auto"/>
                  <w:lang w:val="fr-CI" w:eastAsia="fr-CI"/>
                </w:rPr>
                <w:delText>13,154</w:delText>
              </w:r>
            </w:del>
          </w:p>
        </w:tc>
        <w:tc>
          <w:tcPr>
            <w:tcW w:w="1409" w:type="dxa"/>
            <w:tcBorders>
              <w:top w:val="nil"/>
              <w:left w:val="nil"/>
              <w:bottom w:val="nil"/>
              <w:right w:val="single" w:sz="8" w:space="0" w:color="auto"/>
            </w:tcBorders>
            <w:shd w:val="clear" w:color="auto" w:fill="auto"/>
            <w:noWrap/>
            <w:vAlign w:val="center"/>
            <w:hideMark/>
            <w:tcPrChange w:id="36" w:author="Martin Kokora" w:date="2026-08-12T10:00:00Z">
              <w:tcPr>
                <w:tcW w:w="1614" w:type="dxa"/>
                <w:tcBorders>
                  <w:top w:val="nil"/>
                  <w:left w:val="nil"/>
                  <w:bottom w:val="nil"/>
                  <w:right w:val="single" w:sz="8" w:space="0" w:color="auto"/>
                </w:tcBorders>
                <w:shd w:val="clear" w:color="auto" w:fill="auto"/>
                <w:noWrap/>
                <w:vAlign w:val="center"/>
                <w:hideMark/>
              </w:tcPr>
            </w:tcPrChange>
          </w:tcPr>
          <w:p w14:paraId="57592875" w14:textId="16207D64"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7" w:author="Martin Kokora" w:date="2026-08-12T10:08:00Z">
              <w:r>
                <w:rPr>
                  <w:rFonts w:ascii="Ebrima" w:hAnsi="Ebrima"/>
                  <w:color w:val="000000"/>
                  <w:sz w:val="20"/>
                  <w:szCs w:val="20"/>
                </w:rPr>
                <w:t>22,59</w:t>
              </w:r>
            </w:ins>
            <w:del w:id="38" w:author="Martin Kokora" w:date="2026-08-12T10:00:00Z">
              <w:r>
                <w:rPr>
                  <w:rFonts w:ascii="Ebrima" w:eastAsia="Times New Roman" w:hAnsi="Ebrima"/>
                  <w:sz w:val="20"/>
                  <w:szCs w:val="20"/>
                  <w:bdr w:val="none" w:sz="0" w:space="0" w:color="auto"/>
                  <w:lang w:val="fr-CI" w:eastAsia="fr-CI"/>
                </w:rPr>
                <w:delText>22,59</w:delText>
              </w:r>
            </w:del>
          </w:p>
        </w:tc>
        <w:tc>
          <w:tcPr>
            <w:tcW w:w="1051" w:type="dxa"/>
            <w:tcBorders>
              <w:top w:val="nil"/>
              <w:left w:val="nil"/>
              <w:bottom w:val="nil"/>
              <w:right w:val="single" w:sz="8" w:space="0" w:color="auto"/>
            </w:tcBorders>
            <w:shd w:val="clear" w:color="auto" w:fill="auto"/>
            <w:noWrap/>
            <w:vAlign w:val="center"/>
            <w:hideMark/>
            <w:tcPrChange w:id="39" w:author="Martin Kokora" w:date="2026-08-12T10:00:00Z">
              <w:tcPr>
                <w:tcW w:w="1081" w:type="dxa"/>
                <w:tcBorders>
                  <w:top w:val="nil"/>
                  <w:left w:val="nil"/>
                  <w:bottom w:val="nil"/>
                  <w:right w:val="single" w:sz="8" w:space="0" w:color="auto"/>
                </w:tcBorders>
                <w:shd w:val="clear" w:color="auto" w:fill="auto"/>
                <w:noWrap/>
                <w:vAlign w:val="center"/>
                <w:hideMark/>
              </w:tcPr>
            </w:tcPrChange>
          </w:tcPr>
          <w:p w14:paraId="1271F822" w14:textId="2EAEFA7F"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40" w:author="Martin Kokora" w:date="2026-08-12T10:08:00Z">
              <w:r>
                <w:rPr>
                  <w:rFonts w:ascii="Ebrima" w:hAnsi="Ebrima"/>
                  <w:color w:val="000000"/>
                  <w:sz w:val="20"/>
                  <w:szCs w:val="20"/>
                </w:rPr>
                <w:t>1,39</w:t>
              </w:r>
            </w:ins>
            <w:del w:id="41" w:author="Martin Kokora" w:date="2026-08-12T10:00:00Z">
              <w:r>
                <w:rPr>
                  <w:rFonts w:ascii="Ebrima" w:eastAsia="Times New Roman" w:hAnsi="Ebrima"/>
                  <w:sz w:val="20"/>
                  <w:szCs w:val="20"/>
                  <w:bdr w:val="none" w:sz="0" w:space="0" w:color="auto"/>
                  <w:lang w:val="fr-CI" w:eastAsia="fr-CI"/>
                </w:rPr>
                <w:delText>1,39</w:delText>
              </w:r>
            </w:del>
          </w:p>
        </w:tc>
        <w:tc>
          <w:tcPr>
            <w:tcW w:w="1051" w:type="dxa"/>
            <w:tcBorders>
              <w:top w:val="nil"/>
              <w:left w:val="nil"/>
              <w:bottom w:val="nil"/>
              <w:right w:val="single" w:sz="8" w:space="0" w:color="auto"/>
            </w:tcBorders>
            <w:shd w:val="clear" w:color="auto" w:fill="auto"/>
            <w:noWrap/>
            <w:vAlign w:val="center"/>
            <w:hideMark/>
            <w:tcPrChange w:id="42" w:author="Martin Kokora" w:date="2026-08-12T10:00:00Z">
              <w:tcPr>
                <w:tcW w:w="1081" w:type="dxa"/>
                <w:tcBorders>
                  <w:top w:val="nil"/>
                  <w:left w:val="nil"/>
                  <w:bottom w:val="nil"/>
                  <w:right w:val="single" w:sz="8" w:space="0" w:color="auto"/>
                </w:tcBorders>
                <w:shd w:val="clear" w:color="auto" w:fill="auto"/>
                <w:noWrap/>
                <w:vAlign w:val="center"/>
                <w:hideMark/>
              </w:tcPr>
            </w:tcPrChange>
          </w:tcPr>
          <w:p w14:paraId="3948EBD8" w14:textId="0D944A53"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43" w:author="Martin Kokora" w:date="2026-08-12T10:08:00Z">
              <w:r>
                <w:rPr>
                  <w:rFonts w:ascii="Ebrima" w:hAnsi="Ebrima"/>
                  <w:color w:val="000000"/>
                  <w:sz w:val="20"/>
                  <w:szCs w:val="20"/>
                </w:rPr>
                <w:t>2,4</w:t>
              </w:r>
            </w:ins>
            <w:del w:id="44" w:author="Martin Kokora" w:date="2026-08-12T10:00:00Z">
              <w:r>
                <w:rPr>
                  <w:rFonts w:ascii="Ebrima" w:eastAsia="Times New Roman" w:hAnsi="Ebrima"/>
                  <w:sz w:val="20"/>
                  <w:szCs w:val="20"/>
                  <w:bdr w:val="none" w:sz="0" w:space="0" w:color="auto"/>
                  <w:lang w:val="fr-CI" w:eastAsia="fr-CI"/>
                </w:rPr>
                <w:delText>2,39</w:delText>
              </w:r>
            </w:del>
          </w:p>
        </w:tc>
        <w:tc>
          <w:tcPr>
            <w:tcW w:w="1665" w:type="dxa"/>
            <w:tcBorders>
              <w:top w:val="nil"/>
              <w:left w:val="nil"/>
              <w:bottom w:val="nil"/>
              <w:right w:val="single" w:sz="8" w:space="0" w:color="auto"/>
            </w:tcBorders>
            <w:shd w:val="clear" w:color="auto" w:fill="auto"/>
            <w:noWrap/>
            <w:vAlign w:val="center"/>
            <w:hideMark/>
            <w:tcPrChange w:id="45" w:author="Martin Kokora" w:date="2026-08-12T10:00:00Z">
              <w:tcPr>
                <w:tcW w:w="1086" w:type="dxa"/>
                <w:tcBorders>
                  <w:top w:val="nil"/>
                  <w:left w:val="nil"/>
                  <w:bottom w:val="nil"/>
                  <w:right w:val="single" w:sz="8" w:space="0" w:color="auto"/>
                </w:tcBorders>
                <w:shd w:val="clear" w:color="auto" w:fill="auto"/>
                <w:noWrap/>
                <w:vAlign w:val="center"/>
                <w:hideMark/>
              </w:tcPr>
            </w:tcPrChange>
          </w:tcPr>
          <w:p w14:paraId="3D8C9FDA" w14:textId="06C29799"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46" w:author="Martin Kokora" w:date="2026-08-12T10:08:00Z">
              <w:r>
                <w:rPr>
                  <w:rFonts w:ascii="Ebrima" w:hAnsi="Ebrima"/>
                  <w:color w:val="000000"/>
                  <w:sz w:val="20"/>
                  <w:szCs w:val="20"/>
                </w:rPr>
                <w:t>38,14</w:t>
              </w:r>
            </w:ins>
            <w:del w:id="47" w:author="Martin Kokora" w:date="2026-08-12T10:00:00Z">
              <w:r>
                <w:rPr>
                  <w:rFonts w:ascii="Ebrima" w:eastAsia="Times New Roman" w:hAnsi="Ebrima"/>
                  <w:sz w:val="20"/>
                  <w:szCs w:val="20"/>
                  <w:bdr w:val="none" w:sz="0" w:space="0" w:color="auto"/>
                  <w:lang w:val="fr-CI" w:eastAsia="fr-CI"/>
                </w:rPr>
                <w:delText>38,</w:delText>
              </w:r>
              <w:commentRangeStart w:id="48"/>
              <w:commentRangeStart w:id="49"/>
              <w:r>
                <w:rPr>
                  <w:rFonts w:ascii="Ebrima" w:eastAsia="Times New Roman" w:hAnsi="Ebrima"/>
                  <w:sz w:val="20"/>
                  <w:szCs w:val="20"/>
                  <w:bdr w:val="none" w:sz="0" w:space="0" w:color="auto"/>
                  <w:lang w:val="fr-CI" w:eastAsia="fr-CI"/>
                </w:rPr>
                <w:delText>14</w:delText>
              </w:r>
              <w:commentRangeEnd w:id="48"/>
              <w:r>
                <w:rPr>
                  <w:rStyle w:val="Marquedecommentaire"/>
                  <w:rFonts w:ascii="Ebrima" w:hAnsi="Ebrima"/>
                  <w:rPrChange w:id="50" w:author="Martin Kokora" w:date="2026-08-12T10:08:00Z">
                    <w:rPr>
                      <w:rStyle w:val="Marquedecommentaire"/>
                    </w:rPr>
                  </w:rPrChange>
                </w:rPr>
                <w:commentReference w:id="48"/>
              </w:r>
              <w:commentRangeEnd w:id="49"/>
              <w:r>
                <w:rPr>
                  <w:rStyle w:val="Marquedecommentaire"/>
                  <w:rFonts w:ascii="Ebrima" w:hAnsi="Ebrima"/>
                  <w:rPrChange w:id="51" w:author="Martin Kokora" w:date="2026-08-12T10:08:00Z">
                    <w:rPr>
                      <w:rStyle w:val="Marquedecommentaire"/>
                    </w:rPr>
                  </w:rPrChange>
                </w:rPr>
                <w:commentReference w:id="49"/>
              </w:r>
            </w:del>
          </w:p>
        </w:tc>
        <w:tc>
          <w:tcPr>
            <w:tcW w:w="1371" w:type="dxa"/>
            <w:tcBorders>
              <w:top w:val="nil"/>
              <w:left w:val="nil"/>
              <w:bottom w:val="nil"/>
              <w:right w:val="single" w:sz="8" w:space="0" w:color="auto"/>
            </w:tcBorders>
            <w:shd w:val="clear" w:color="auto" w:fill="auto"/>
            <w:noWrap/>
            <w:vAlign w:val="center"/>
            <w:hideMark/>
            <w:tcPrChange w:id="52" w:author="Martin Kokora" w:date="2026-08-12T10:00:00Z">
              <w:tcPr>
                <w:tcW w:w="1081" w:type="dxa"/>
                <w:tcBorders>
                  <w:top w:val="nil"/>
                  <w:left w:val="nil"/>
                  <w:bottom w:val="nil"/>
                  <w:right w:val="single" w:sz="8" w:space="0" w:color="auto"/>
                </w:tcBorders>
                <w:shd w:val="clear" w:color="auto" w:fill="auto"/>
                <w:noWrap/>
                <w:vAlign w:val="bottom"/>
                <w:hideMark/>
              </w:tcPr>
            </w:tcPrChange>
          </w:tcPr>
          <w:p w14:paraId="56DD34A0" w14:textId="61F09FB5"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53" w:author="Martin Kokora" w:date="2026-08-12T10:08:00Z">
              <w:r>
                <w:rPr>
                  <w:rFonts w:ascii="Ebrima" w:hAnsi="Ebrima"/>
                  <w:color w:val="000000"/>
                  <w:sz w:val="20"/>
                  <w:szCs w:val="20"/>
                </w:rPr>
                <w:t>72,64%</w:t>
              </w:r>
            </w:ins>
            <w:del w:id="54" w:author="Martin Kokora" w:date="2026-08-12T10:00:00Z">
              <w:r>
                <w:rPr>
                  <w:rFonts w:ascii="Ebrima" w:hAnsi="Ebrima"/>
                  <w:color w:val="000000"/>
                  <w:sz w:val="22"/>
                  <w:szCs w:val="22"/>
                </w:rPr>
                <w:delText>71,94%</w:delText>
              </w:r>
            </w:del>
          </w:p>
        </w:tc>
      </w:tr>
      <w:tr w:rsidR="002F7B98" w:rsidRPr="002F7B98" w14:paraId="49DC7A3F" w14:textId="77777777" w:rsidTr="002F7B98">
        <w:trPr>
          <w:trHeight w:val="352"/>
          <w:trPrChange w:id="55" w:author="Martin Kokora" w:date="2026-08-12T10:00:00Z">
            <w:trPr>
              <w:trHeight w:val="352"/>
            </w:trPr>
          </w:trPrChange>
        </w:trPr>
        <w:tc>
          <w:tcPr>
            <w:tcW w:w="2089" w:type="dxa"/>
            <w:tcBorders>
              <w:top w:val="nil"/>
              <w:left w:val="single" w:sz="8" w:space="0" w:color="auto"/>
              <w:bottom w:val="nil"/>
              <w:right w:val="single" w:sz="8" w:space="0" w:color="auto"/>
            </w:tcBorders>
            <w:shd w:val="clear" w:color="auto" w:fill="auto"/>
            <w:noWrap/>
            <w:vAlign w:val="bottom"/>
            <w:hideMark/>
            <w:tcPrChange w:id="56" w:author="Martin Kokora" w:date="2026-08-12T10:00:00Z">
              <w:tcPr>
                <w:tcW w:w="2406" w:type="dxa"/>
                <w:tcBorders>
                  <w:top w:val="nil"/>
                  <w:left w:val="single" w:sz="8" w:space="0" w:color="auto"/>
                  <w:bottom w:val="nil"/>
                  <w:right w:val="single" w:sz="8" w:space="0" w:color="auto"/>
                </w:tcBorders>
                <w:shd w:val="clear" w:color="auto" w:fill="auto"/>
                <w:noWrap/>
                <w:vAlign w:val="bottom"/>
                <w:hideMark/>
              </w:tcPr>
            </w:tcPrChange>
          </w:tcPr>
          <w:p w14:paraId="423A9F42" w14:textId="77777777"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xml:space="preserve"> - Contrôle qualité</w:t>
            </w:r>
          </w:p>
        </w:tc>
        <w:tc>
          <w:tcPr>
            <w:tcW w:w="1409" w:type="dxa"/>
            <w:tcBorders>
              <w:top w:val="nil"/>
              <w:left w:val="nil"/>
              <w:bottom w:val="nil"/>
              <w:right w:val="single" w:sz="8" w:space="0" w:color="auto"/>
            </w:tcBorders>
            <w:shd w:val="clear" w:color="auto" w:fill="auto"/>
            <w:noWrap/>
            <w:vAlign w:val="center"/>
            <w:hideMark/>
            <w:tcPrChange w:id="57" w:author="Martin Kokora" w:date="2026-08-12T10:00:00Z">
              <w:tcPr>
                <w:tcW w:w="1614" w:type="dxa"/>
                <w:tcBorders>
                  <w:top w:val="nil"/>
                  <w:left w:val="nil"/>
                  <w:bottom w:val="nil"/>
                  <w:right w:val="single" w:sz="8" w:space="0" w:color="auto"/>
                </w:tcBorders>
                <w:shd w:val="clear" w:color="auto" w:fill="auto"/>
                <w:noWrap/>
                <w:vAlign w:val="bottom"/>
                <w:hideMark/>
              </w:tcPr>
            </w:tcPrChange>
          </w:tcPr>
          <w:p w14:paraId="5DFC8768" w14:textId="14BDDB95"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58" w:author="Martin Kokora" w:date="2026-08-12T10:08:00Z">
              <w:r>
                <w:rPr>
                  <w:rFonts w:ascii="Ebrima" w:hAnsi="Ebrima"/>
                  <w:color w:val="000000"/>
                  <w:sz w:val="20"/>
                  <w:szCs w:val="20"/>
                </w:rPr>
                <w:t>8,14</w:t>
              </w:r>
            </w:ins>
            <w:del w:id="59" w:author="Martin Kokora" w:date="2026-08-12T10:00:00Z">
              <w:r>
                <w:rPr>
                  <w:rFonts w:ascii="Ebrima" w:eastAsia="Times New Roman" w:hAnsi="Ebrima"/>
                  <w:sz w:val="20"/>
                  <w:szCs w:val="20"/>
                  <w:bdr w:val="none" w:sz="0" w:space="0" w:color="auto"/>
                  <w:lang w:val="fr-CI" w:eastAsia="fr-CI"/>
                </w:rPr>
                <w:delText>8,138</w:delText>
              </w:r>
            </w:del>
          </w:p>
        </w:tc>
        <w:tc>
          <w:tcPr>
            <w:tcW w:w="1409" w:type="dxa"/>
            <w:tcBorders>
              <w:top w:val="nil"/>
              <w:left w:val="nil"/>
              <w:bottom w:val="nil"/>
              <w:right w:val="single" w:sz="8" w:space="0" w:color="auto"/>
            </w:tcBorders>
            <w:shd w:val="clear" w:color="auto" w:fill="auto"/>
            <w:noWrap/>
            <w:vAlign w:val="center"/>
            <w:hideMark/>
            <w:tcPrChange w:id="60" w:author="Martin Kokora" w:date="2026-08-12T10:00:00Z">
              <w:tcPr>
                <w:tcW w:w="1614" w:type="dxa"/>
                <w:tcBorders>
                  <w:top w:val="nil"/>
                  <w:left w:val="nil"/>
                  <w:bottom w:val="nil"/>
                  <w:right w:val="single" w:sz="8" w:space="0" w:color="auto"/>
                </w:tcBorders>
                <w:shd w:val="clear" w:color="auto" w:fill="auto"/>
                <w:noWrap/>
                <w:vAlign w:val="center"/>
                <w:hideMark/>
              </w:tcPr>
            </w:tcPrChange>
          </w:tcPr>
          <w:p w14:paraId="3BE39838" w14:textId="041D392C"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61" w:author="Martin Kokora" w:date="2026-08-12T10:08:00Z">
              <w:r>
                <w:rPr>
                  <w:rFonts w:ascii="Ebrima" w:hAnsi="Ebrima"/>
                  <w:color w:val="000000"/>
                  <w:sz w:val="20"/>
                  <w:szCs w:val="20"/>
                </w:rPr>
                <w:t>20,56</w:t>
              </w:r>
            </w:ins>
            <w:del w:id="62" w:author="Martin Kokora" w:date="2026-08-12T10:00:00Z">
              <w:r>
                <w:rPr>
                  <w:rFonts w:ascii="Ebrima" w:eastAsia="Times New Roman" w:hAnsi="Ebrima"/>
                  <w:sz w:val="20"/>
                  <w:szCs w:val="20"/>
                  <w:bdr w:val="none" w:sz="0" w:space="0" w:color="auto"/>
                  <w:lang w:val="fr-CI" w:eastAsia="fr-CI"/>
                </w:rPr>
                <w:delText>20,56</w:delText>
              </w:r>
            </w:del>
          </w:p>
        </w:tc>
        <w:tc>
          <w:tcPr>
            <w:tcW w:w="1051" w:type="dxa"/>
            <w:tcBorders>
              <w:top w:val="nil"/>
              <w:left w:val="nil"/>
              <w:bottom w:val="nil"/>
              <w:right w:val="single" w:sz="8" w:space="0" w:color="auto"/>
            </w:tcBorders>
            <w:shd w:val="clear" w:color="auto" w:fill="auto"/>
            <w:noWrap/>
            <w:vAlign w:val="center"/>
            <w:hideMark/>
            <w:tcPrChange w:id="63" w:author="Martin Kokora" w:date="2026-08-12T10:00:00Z">
              <w:tcPr>
                <w:tcW w:w="1081" w:type="dxa"/>
                <w:tcBorders>
                  <w:top w:val="nil"/>
                  <w:left w:val="nil"/>
                  <w:bottom w:val="nil"/>
                  <w:right w:val="single" w:sz="8" w:space="0" w:color="auto"/>
                </w:tcBorders>
                <w:shd w:val="clear" w:color="auto" w:fill="auto"/>
                <w:noWrap/>
                <w:vAlign w:val="center"/>
                <w:hideMark/>
              </w:tcPr>
            </w:tcPrChange>
          </w:tcPr>
          <w:p w14:paraId="2553645A" w14:textId="236BFEFD"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64" w:author="Martin Kokora" w:date="2026-08-12T10:08:00Z">
              <w:r>
                <w:rPr>
                  <w:rFonts w:ascii="Ebrima" w:hAnsi="Ebrima"/>
                  <w:color w:val="000000"/>
                  <w:sz w:val="20"/>
                  <w:szCs w:val="20"/>
                </w:rPr>
                <w:t>1,88</w:t>
              </w:r>
            </w:ins>
            <w:del w:id="65" w:author="Martin Kokora" w:date="2026-08-12T10:00:00Z">
              <w:r>
                <w:rPr>
                  <w:rFonts w:ascii="Ebrima" w:eastAsia="Times New Roman" w:hAnsi="Ebrima"/>
                  <w:sz w:val="20"/>
                  <w:szCs w:val="20"/>
                  <w:bdr w:val="none" w:sz="0" w:space="0" w:color="auto"/>
                  <w:lang w:val="fr-CI" w:eastAsia="fr-CI"/>
                </w:rPr>
                <w:delText>1,88</w:delText>
              </w:r>
            </w:del>
          </w:p>
        </w:tc>
        <w:tc>
          <w:tcPr>
            <w:tcW w:w="1051" w:type="dxa"/>
            <w:tcBorders>
              <w:top w:val="nil"/>
              <w:left w:val="nil"/>
              <w:bottom w:val="nil"/>
              <w:right w:val="single" w:sz="8" w:space="0" w:color="auto"/>
            </w:tcBorders>
            <w:shd w:val="clear" w:color="auto" w:fill="auto"/>
            <w:noWrap/>
            <w:vAlign w:val="center"/>
            <w:hideMark/>
            <w:tcPrChange w:id="66" w:author="Martin Kokora" w:date="2026-08-12T10:00:00Z">
              <w:tcPr>
                <w:tcW w:w="1081" w:type="dxa"/>
                <w:tcBorders>
                  <w:top w:val="nil"/>
                  <w:left w:val="nil"/>
                  <w:bottom w:val="nil"/>
                  <w:right w:val="single" w:sz="8" w:space="0" w:color="auto"/>
                </w:tcBorders>
                <w:shd w:val="clear" w:color="auto" w:fill="auto"/>
                <w:noWrap/>
                <w:vAlign w:val="center"/>
                <w:hideMark/>
              </w:tcPr>
            </w:tcPrChange>
          </w:tcPr>
          <w:p w14:paraId="0B3D9987" w14:textId="1027F015"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67" w:author="Martin Kokora" w:date="2026-08-12T10:08:00Z">
              <w:r>
                <w:rPr>
                  <w:rFonts w:ascii="Ebrima" w:hAnsi="Ebrima"/>
                  <w:color w:val="000000"/>
                  <w:sz w:val="20"/>
                  <w:szCs w:val="20"/>
                </w:rPr>
                <w:t>2,91</w:t>
              </w:r>
            </w:ins>
            <w:del w:id="68" w:author="Martin Kokora" w:date="2026-08-12T10:00:00Z">
              <w:r>
                <w:rPr>
                  <w:rFonts w:ascii="Ebrima" w:eastAsia="Times New Roman" w:hAnsi="Ebrima"/>
                  <w:sz w:val="20"/>
                  <w:szCs w:val="20"/>
                  <w:bdr w:val="none" w:sz="0" w:space="0" w:color="auto"/>
                  <w:lang w:val="fr-CI" w:eastAsia="fr-CI"/>
                </w:rPr>
                <w:delText>2,91</w:delText>
              </w:r>
            </w:del>
          </w:p>
        </w:tc>
        <w:tc>
          <w:tcPr>
            <w:tcW w:w="1665" w:type="dxa"/>
            <w:tcBorders>
              <w:top w:val="nil"/>
              <w:left w:val="nil"/>
              <w:bottom w:val="nil"/>
              <w:right w:val="single" w:sz="8" w:space="0" w:color="auto"/>
            </w:tcBorders>
            <w:shd w:val="clear" w:color="auto" w:fill="auto"/>
            <w:noWrap/>
            <w:vAlign w:val="center"/>
            <w:hideMark/>
            <w:tcPrChange w:id="69" w:author="Martin Kokora" w:date="2026-08-12T10:00:00Z">
              <w:tcPr>
                <w:tcW w:w="1086" w:type="dxa"/>
                <w:tcBorders>
                  <w:top w:val="nil"/>
                  <w:left w:val="nil"/>
                  <w:bottom w:val="nil"/>
                  <w:right w:val="single" w:sz="8" w:space="0" w:color="auto"/>
                </w:tcBorders>
                <w:shd w:val="clear" w:color="auto" w:fill="auto"/>
                <w:noWrap/>
                <w:vAlign w:val="center"/>
                <w:hideMark/>
              </w:tcPr>
            </w:tcPrChange>
          </w:tcPr>
          <w:p w14:paraId="553798CC" w14:textId="0765D909"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70" w:author="Martin Kokora" w:date="2026-08-12T10:08:00Z">
              <w:r>
                <w:rPr>
                  <w:rFonts w:ascii="Ebrima" w:hAnsi="Ebrima"/>
                  <w:color w:val="000000"/>
                  <w:sz w:val="20"/>
                  <w:szCs w:val="20"/>
                </w:rPr>
                <w:t>31,61</w:t>
              </w:r>
            </w:ins>
            <w:del w:id="71" w:author="Martin Kokora" w:date="2026-08-12T10:00:00Z">
              <w:r>
                <w:rPr>
                  <w:rFonts w:ascii="Ebrima" w:eastAsia="Times New Roman" w:hAnsi="Ebrima"/>
                  <w:sz w:val="20"/>
                  <w:szCs w:val="20"/>
                  <w:bdr w:val="none" w:sz="0" w:space="0" w:color="auto"/>
                  <w:lang w:val="fr-CI" w:eastAsia="fr-CI"/>
                </w:rPr>
                <w:delText>31,61</w:delText>
              </w:r>
            </w:del>
          </w:p>
        </w:tc>
        <w:tc>
          <w:tcPr>
            <w:tcW w:w="1371" w:type="dxa"/>
            <w:tcBorders>
              <w:top w:val="nil"/>
              <w:left w:val="nil"/>
              <w:bottom w:val="nil"/>
              <w:right w:val="single" w:sz="8" w:space="0" w:color="auto"/>
            </w:tcBorders>
            <w:shd w:val="clear" w:color="auto" w:fill="auto"/>
            <w:noWrap/>
            <w:vAlign w:val="center"/>
            <w:hideMark/>
            <w:tcPrChange w:id="72" w:author="Martin Kokora" w:date="2026-08-12T10:00:00Z">
              <w:tcPr>
                <w:tcW w:w="1081" w:type="dxa"/>
                <w:tcBorders>
                  <w:top w:val="nil"/>
                  <w:left w:val="nil"/>
                  <w:bottom w:val="nil"/>
                  <w:right w:val="single" w:sz="8" w:space="0" w:color="auto"/>
                </w:tcBorders>
                <w:shd w:val="clear" w:color="auto" w:fill="auto"/>
                <w:noWrap/>
                <w:vAlign w:val="bottom"/>
                <w:hideMark/>
              </w:tcPr>
            </w:tcPrChange>
          </w:tcPr>
          <w:p w14:paraId="50EDB242" w14:textId="6C075041"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73" w:author="Martin Kokora" w:date="2026-08-12T10:08:00Z">
              <w:r>
                <w:rPr>
                  <w:rFonts w:ascii="Ebrima" w:hAnsi="Ebrima"/>
                  <w:color w:val="000000"/>
                  <w:sz w:val="20"/>
                  <w:szCs w:val="20"/>
                </w:rPr>
                <w:t>54,50%</w:t>
              </w:r>
            </w:ins>
            <w:del w:id="74" w:author="Martin Kokora" w:date="2026-08-12T10:00:00Z">
              <w:r>
                <w:rPr>
                  <w:rFonts w:ascii="Ebrima" w:hAnsi="Ebrima"/>
                  <w:color w:val="000000"/>
                  <w:sz w:val="22"/>
                  <w:szCs w:val="22"/>
                </w:rPr>
                <w:delText>54,79%</w:delText>
              </w:r>
            </w:del>
          </w:p>
        </w:tc>
      </w:tr>
      <w:tr w:rsidR="002F7B98" w:rsidRPr="002F7B98" w14:paraId="7F89EC4A" w14:textId="77777777" w:rsidTr="002F7B98">
        <w:trPr>
          <w:trHeight w:val="352"/>
          <w:trPrChange w:id="75" w:author="Martin Kokora" w:date="2026-08-12T10:00:00Z">
            <w:trPr>
              <w:trHeight w:val="352"/>
            </w:trPr>
          </w:trPrChange>
        </w:trPr>
        <w:tc>
          <w:tcPr>
            <w:tcW w:w="2089" w:type="dxa"/>
            <w:tcBorders>
              <w:top w:val="nil"/>
              <w:left w:val="single" w:sz="8" w:space="0" w:color="auto"/>
              <w:bottom w:val="nil"/>
              <w:right w:val="single" w:sz="8" w:space="0" w:color="auto"/>
            </w:tcBorders>
            <w:shd w:val="clear" w:color="auto" w:fill="auto"/>
            <w:noWrap/>
            <w:vAlign w:val="bottom"/>
            <w:hideMark/>
            <w:tcPrChange w:id="76" w:author="Martin Kokora" w:date="2026-08-12T10:00:00Z">
              <w:tcPr>
                <w:tcW w:w="2406" w:type="dxa"/>
                <w:tcBorders>
                  <w:top w:val="nil"/>
                  <w:left w:val="single" w:sz="8" w:space="0" w:color="auto"/>
                  <w:bottom w:val="nil"/>
                  <w:right w:val="single" w:sz="8" w:space="0" w:color="auto"/>
                </w:tcBorders>
                <w:shd w:val="clear" w:color="auto" w:fill="auto"/>
                <w:noWrap/>
                <w:vAlign w:val="bottom"/>
                <w:hideMark/>
              </w:tcPr>
            </w:tcPrChange>
          </w:tcPr>
          <w:p w14:paraId="2A4AAEC9" w14:textId="77777777"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xml:space="preserve"> - Contribution</w:t>
            </w:r>
          </w:p>
        </w:tc>
        <w:tc>
          <w:tcPr>
            <w:tcW w:w="1409" w:type="dxa"/>
            <w:tcBorders>
              <w:top w:val="nil"/>
              <w:left w:val="nil"/>
              <w:bottom w:val="nil"/>
              <w:right w:val="single" w:sz="8" w:space="0" w:color="auto"/>
            </w:tcBorders>
            <w:shd w:val="clear" w:color="auto" w:fill="auto"/>
            <w:noWrap/>
            <w:vAlign w:val="center"/>
            <w:hideMark/>
            <w:tcPrChange w:id="77" w:author="Martin Kokora" w:date="2026-08-12T10:00:00Z">
              <w:tcPr>
                <w:tcW w:w="1614" w:type="dxa"/>
                <w:tcBorders>
                  <w:top w:val="nil"/>
                  <w:left w:val="nil"/>
                  <w:bottom w:val="nil"/>
                  <w:right w:val="single" w:sz="8" w:space="0" w:color="auto"/>
                </w:tcBorders>
                <w:shd w:val="clear" w:color="auto" w:fill="auto"/>
                <w:noWrap/>
                <w:vAlign w:val="bottom"/>
                <w:hideMark/>
              </w:tcPr>
            </w:tcPrChange>
          </w:tcPr>
          <w:p w14:paraId="0E201E14" w14:textId="393988E2"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78" w:author="Martin Kokora" w:date="2026-08-12T10:08:00Z">
              <w:r>
                <w:rPr>
                  <w:rFonts w:ascii="Ebrima" w:hAnsi="Ebrima"/>
                  <w:color w:val="000000"/>
                  <w:sz w:val="20"/>
                  <w:szCs w:val="20"/>
                </w:rPr>
                <w:t>10,17</w:t>
              </w:r>
            </w:ins>
            <w:del w:id="79" w:author="Martin Kokora" w:date="2026-08-12T10:00:00Z">
              <w:r>
                <w:rPr>
                  <w:rFonts w:ascii="Ebrima" w:eastAsia="Times New Roman" w:hAnsi="Ebrima"/>
                  <w:sz w:val="20"/>
                  <w:szCs w:val="20"/>
                  <w:bdr w:val="none" w:sz="0" w:space="0" w:color="auto"/>
                  <w:lang w:val="fr-CI" w:eastAsia="fr-CI"/>
                </w:rPr>
                <w:delText>10,169</w:delText>
              </w:r>
            </w:del>
          </w:p>
        </w:tc>
        <w:tc>
          <w:tcPr>
            <w:tcW w:w="1409" w:type="dxa"/>
            <w:tcBorders>
              <w:top w:val="nil"/>
              <w:left w:val="nil"/>
              <w:bottom w:val="nil"/>
              <w:right w:val="single" w:sz="8" w:space="0" w:color="auto"/>
            </w:tcBorders>
            <w:shd w:val="clear" w:color="auto" w:fill="auto"/>
            <w:noWrap/>
            <w:vAlign w:val="center"/>
            <w:hideMark/>
            <w:tcPrChange w:id="80" w:author="Martin Kokora" w:date="2026-08-12T10:00:00Z">
              <w:tcPr>
                <w:tcW w:w="1614" w:type="dxa"/>
                <w:tcBorders>
                  <w:top w:val="nil"/>
                  <w:left w:val="nil"/>
                  <w:bottom w:val="nil"/>
                  <w:right w:val="single" w:sz="8" w:space="0" w:color="auto"/>
                </w:tcBorders>
                <w:shd w:val="clear" w:color="auto" w:fill="auto"/>
                <w:noWrap/>
                <w:vAlign w:val="center"/>
                <w:hideMark/>
              </w:tcPr>
            </w:tcPrChange>
          </w:tcPr>
          <w:p w14:paraId="012E9C91" w14:textId="4B06A54A"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81" w:author="Martin Kokora" w:date="2026-08-12T10:08:00Z">
              <w:r>
                <w:rPr>
                  <w:rFonts w:ascii="Ebrima" w:hAnsi="Ebrima"/>
                  <w:color w:val="000000"/>
                  <w:sz w:val="20"/>
                  <w:szCs w:val="20"/>
                </w:rPr>
                <w:t>37,78</w:t>
              </w:r>
            </w:ins>
            <w:del w:id="82" w:author="Martin Kokora" w:date="2026-08-12T10:00:00Z">
              <w:r>
                <w:rPr>
                  <w:rFonts w:ascii="Ebrima" w:eastAsia="Times New Roman" w:hAnsi="Ebrima"/>
                  <w:sz w:val="20"/>
                  <w:szCs w:val="20"/>
                  <w:bdr w:val="none" w:sz="0" w:space="0" w:color="auto"/>
                  <w:lang w:val="fr-CI" w:eastAsia="fr-CI"/>
                </w:rPr>
                <w:delText>37,78</w:delText>
              </w:r>
            </w:del>
          </w:p>
        </w:tc>
        <w:tc>
          <w:tcPr>
            <w:tcW w:w="1051" w:type="dxa"/>
            <w:tcBorders>
              <w:top w:val="nil"/>
              <w:left w:val="nil"/>
              <w:bottom w:val="nil"/>
              <w:right w:val="single" w:sz="8" w:space="0" w:color="auto"/>
            </w:tcBorders>
            <w:shd w:val="clear" w:color="auto" w:fill="auto"/>
            <w:noWrap/>
            <w:vAlign w:val="center"/>
            <w:hideMark/>
            <w:tcPrChange w:id="83" w:author="Martin Kokora" w:date="2026-08-12T10:00:00Z">
              <w:tcPr>
                <w:tcW w:w="1081" w:type="dxa"/>
                <w:tcBorders>
                  <w:top w:val="nil"/>
                  <w:left w:val="nil"/>
                  <w:bottom w:val="nil"/>
                  <w:right w:val="single" w:sz="8" w:space="0" w:color="auto"/>
                </w:tcBorders>
                <w:shd w:val="clear" w:color="auto" w:fill="auto"/>
                <w:noWrap/>
                <w:vAlign w:val="center"/>
                <w:hideMark/>
              </w:tcPr>
            </w:tcPrChange>
          </w:tcPr>
          <w:p w14:paraId="74391C19" w14:textId="6CF33753"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84" w:author="Martin Kokora" w:date="2026-08-12T10:08:00Z">
              <w:r>
                <w:rPr>
                  <w:rFonts w:ascii="Ebrima" w:hAnsi="Ebrima"/>
                  <w:color w:val="000000"/>
                  <w:sz w:val="20"/>
                  <w:szCs w:val="20"/>
                </w:rPr>
                <w:t>2,9</w:t>
              </w:r>
            </w:ins>
            <w:del w:id="85" w:author="Martin Kokora" w:date="2026-08-12T10:00:00Z">
              <w:r>
                <w:rPr>
                  <w:rFonts w:ascii="Ebrima" w:eastAsia="Times New Roman" w:hAnsi="Ebrima"/>
                  <w:sz w:val="20"/>
                  <w:szCs w:val="20"/>
                  <w:bdr w:val="none" w:sz="0" w:space="0" w:color="auto"/>
                  <w:lang w:val="fr-CI" w:eastAsia="fr-CI"/>
                </w:rPr>
                <w:delText>2,90</w:delText>
              </w:r>
            </w:del>
          </w:p>
        </w:tc>
        <w:tc>
          <w:tcPr>
            <w:tcW w:w="1051" w:type="dxa"/>
            <w:tcBorders>
              <w:top w:val="nil"/>
              <w:left w:val="nil"/>
              <w:bottom w:val="nil"/>
              <w:right w:val="single" w:sz="8" w:space="0" w:color="auto"/>
            </w:tcBorders>
            <w:shd w:val="clear" w:color="auto" w:fill="auto"/>
            <w:noWrap/>
            <w:vAlign w:val="center"/>
            <w:hideMark/>
            <w:tcPrChange w:id="86" w:author="Martin Kokora" w:date="2026-08-12T10:00:00Z">
              <w:tcPr>
                <w:tcW w:w="1081" w:type="dxa"/>
                <w:tcBorders>
                  <w:top w:val="nil"/>
                  <w:left w:val="nil"/>
                  <w:bottom w:val="nil"/>
                  <w:right w:val="single" w:sz="8" w:space="0" w:color="auto"/>
                </w:tcBorders>
                <w:shd w:val="clear" w:color="auto" w:fill="auto"/>
                <w:noWrap/>
                <w:vAlign w:val="center"/>
                <w:hideMark/>
              </w:tcPr>
            </w:tcPrChange>
          </w:tcPr>
          <w:p w14:paraId="4DF7D87A" w14:textId="5928463E"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87" w:author="Martin Kokora" w:date="2026-08-12T10:08:00Z">
              <w:r>
                <w:rPr>
                  <w:rFonts w:ascii="Ebrima" w:hAnsi="Ebrima"/>
                  <w:color w:val="000000"/>
                  <w:sz w:val="20"/>
                  <w:szCs w:val="20"/>
                </w:rPr>
                <w:t>5</w:t>
              </w:r>
            </w:ins>
            <w:del w:id="88" w:author="Martin Kokora" w:date="2026-08-12T10:00:00Z">
              <w:r>
                <w:rPr>
                  <w:rFonts w:ascii="Ebrima" w:eastAsia="Times New Roman" w:hAnsi="Ebrima"/>
                  <w:sz w:val="20"/>
                  <w:szCs w:val="20"/>
                  <w:bdr w:val="none" w:sz="0" w:space="0" w:color="auto"/>
                  <w:lang w:val="fr-CI" w:eastAsia="fr-CI"/>
                </w:rPr>
                <w:delText>5,00</w:delText>
              </w:r>
            </w:del>
          </w:p>
        </w:tc>
        <w:tc>
          <w:tcPr>
            <w:tcW w:w="1665" w:type="dxa"/>
            <w:tcBorders>
              <w:top w:val="nil"/>
              <w:left w:val="nil"/>
              <w:bottom w:val="nil"/>
              <w:right w:val="single" w:sz="8" w:space="0" w:color="auto"/>
            </w:tcBorders>
            <w:shd w:val="clear" w:color="auto" w:fill="auto"/>
            <w:noWrap/>
            <w:vAlign w:val="center"/>
            <w:hideMark/>
            <w:tcPrChange w:id="89" w:author="Martin Kokora" w:date="2026-08-12T10:00:00Z">
              <w:tcPr>
                <w:tcW w:w="1086" w:type="dxa"/>
                <w:tcBorders>
                  <w:top w:val="nil"/>
                  <w:left w:val="nil"/>
                  <w:bottom w:val="nil"/>
                  <w:right w:val="single" w:sz="8" w:space="0" w:color="auto"/>
                </w:tcBorders>
                <w:shd w:val="clear" w:color="auto" w:fill="auto"/>
                <w:noWrap/>
                <w:vAlign w:val="center"/>
                <w:hideMark/>
              </w:tcPr>
            </w:tcPrChange>
          </w:tcPr>
          <w:p w14:paraId="3838AD31" w14:textId="3229A731"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90" w:author="Martin Kokora" w:date="2026-08-12T10:08:00Z">
              <w:r>
                <w:rPr>
                  <w:rFonts w:ascii="Ebrima" w:hAnsi="Ebrima"/>
                  <w:color w:val="000000"/>
                  <w:sz w:val="20"/>
                  <w:szCs w:val="20"/>
                </w:rPr>
                <w:t>52,95</w:t>
              </w:r>
            </w:ins>
            <w:del w:id="91" w:author="Martin Kokora" w:date="2026-08-12T10:00:00Z">
              <w:r>
                <w:rPr>
                  <w:rFonts w:ascii="Ebrima" w:eastAsia="Times New Roman" w:hAnsi="Ebrima"/>
                  <w:sz w:val="20"/>
                  <w:szCs w:val="20"/>
                  <w:bdr w:val="none" w:sz="0" w:space="0" w:color="auto"/>
                  <w:lang w:val="fr-CI" w:eastAsia="fr-CI"/>
                </w:rPr>
                <w:delText>52,95</w:delText>
              </w:r>
            </w:del>
          </w:p>
        </w:tc>
        <w:tc>
          <w:tcPr>
            <w:tcW w:w="1371" w:type="dxa"/>
            <w:tcBorders>
              <w:top w:val="nil"/>
              <w:left w:val="nil"/>
              <w:bottom w:val="nil"/>
              <w:right w:val="single" w:sz="8" w:space="0" w:color="auto"/>
            </w:tcBorders>
            <w:shd w:val="clear" w:color="auto" w:fill="auto"/>
            <w:noWrap/>
            <w:vAlign w:val="center"/>
            <w:hideMark/>
            <w:tcPrChange w:id="92" w:author="Martin Kokora" w:date="2026-08-12T10:00:00Z">
              <w:tcPr>
                <w:tcW w:w="1081" w:type="dxa"/>
                <w:tcBorders>
                  <w:top w:val="nil"/>
                  <w:left w:val="nil"/>
                  <w:bottom w:val="nil"/>
                  <w:right w:val="single" w:sz="8" w:space="0" w:color="auto"/>
                </w:tcBorders>
                <w:shd w:val="clear" w:color="auto" w:fill="auto"/>
                <w:noWrap/>
                <w:vAlign w:val="bottom"/>
                <w:hideMark/>
              </w:tcPr>
            </w:tcPrChange>
          </w:tcPr>
          <w:p w14:paraId="715907B7" w14:textId="298FF5FB"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93" w:author="Martin Kokora" w:date="2026-08-12T10:08:00Z">
              <w:r>
                <w:rPr>
                  <w:rFonts w:ascii="Ebrima" w:hAnsi="Ebrima"/>
                  <w:color w:val="000000"/>
                  <w:sz w:val="20"/>
                  <w:szCs w:val="20"/>
                </w:rPr>
                <w:t>72,22%</w:t>
              </w:r>
            </w:ins>
            <w:del w:id="94" w:author="Martin Kokora" w:date="2026-08-12T10:00:00Z">
              <w:r>
                <w:rPr>
                  <w:rFonts w:ascii="Ebrima" w:hAnsi="Ebrima"/>
                  <w:color w:val="000000"/>
                  <w:sz w:val="22"/>
                  <w:szCs w:val="22"/>
                </w:rPr>
                <w:delText>72,41%</w:delText>
              </w:r>
            </w:del>
          </w:p>
        </w:tc>
      </w:tr>
      <w:tr w:rsidR="002F7B98" w:rsidRPr="002F7B98" w14:paraId="1A30E763" w14:textId="77777777" w:rsidTr="002F7B98">
        <w:trPr>
          <w:trHeight w:val="363"/>
          <w:trPrChange w:id="95" w:author="Martin Kokora" w:date="2026-08-12T10:00:00Z">
            <w:trPr>
              <w:trHeight w:val="363"/>
            </w:trPr>
          </w:trPrChange>
        </w:trPr>
        <w:tc>
          <w:tcPr>
            <w:tcW w:w="2089" w:type="dxa"/>
            <w:tcBorders>
              <w:top w:val="nil"/>
              <w:left w:val="single" w:sz="8" w:space="0" w:color="auto"/>
              <w:bottom w:val="nil"/>
              <w:right w:val="single" w:sz="8" w:space="0" w:color="auto"/>
            </w:tcBorders>
            <w:shd w:val="clear" w:color="auto" w:fill="auto"/>
            <w:noWrap/>
            <w:vAlign w:val="bottom"/>
            <w:hideMark/>
            <w:tcPrChange w:id="96" w:author="Martin Kokora" w:date="2026-08-12T10:00:00Z">
              <w:tcPr>
                <w:tcW w:w="2406" w:type="dxa"/>
                <w:tcBorders>
                  <w:top w:val="nil"/>
                  <w:left w:val="single" w:sz="8" w:space="0" w:color="auto"/>
                  <w:bottom w:val="nil"/>
                  <w:right w:val="single" w:sz="8" w:space="0" w:color="auto"/>
                </w:tcBorders>
                <w:shd w:val="clear" w:color="auto" w:fill="auto"/>
                <w:noWrap/>
                <w:vAlign w:val="bottom"/>
                <w:hideMark/>
              </w:tcPr>
            </w:tcPrChange>
          </w:tcPr>
          <w:p w14:paraId="693AD9FA" w14:textId="77777777"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xml:space="preserve"> - Structures de gestion</w:t>
            </w:r>
          </w:p>
        </w:tc>
        <w:tc>
          <w:tcPr>
            <w:tcW w:w="1409" w:type="dxa"/>
            <w:tcBorders>
              <w:top w:val="nil"/>
              <w:left w:val="nil"/>
              <w:bottom w:val="nil"/>
              <w:right w:val="single" w:sz="8" w:space="0" w:color="auto"/>
            </w:tcBorders>
            <w:shd w:val="clear" w:color="auto" w:fill="auto"/>
            <w:noWrap/>
            <w:vAlign w:val="center"/>
            <w:hideMark/>
            <w:tcPrChange w:id="97" w:author="Martin Kokora" w:date="2026-08-12T10:00:00Z">
              <w:tcPr>
                <w:tcW w:w="1614" w:type="dxa"/>
                <w:tcBorders>
                  <w:top w:val="nil"/>
                  <w:left w:val="nil"/>
                  <w:bottom w:val="nil"/>
                  <w:right w:val="single" w:sz="8" w:space="0" w:color="auto"/>
                </w:tcBorders>
                <w:shd w:val="clear" w:color="auto" w:fill="auto"/>
                <w:noWrap/>
                <w:vAlign w:val="bottom"/>
                <w:hideMark/>
              </w:tcPr>
            </w:tcPrChange>
          </w:tcPr>
          <w:p w14:paraId="11C938D8" w14:textId="2C0FC839"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98" w:author="Martin Kokora" w:date="2026-08-12T10:08:00Z">
              <w:r>
                <w:rPr>
                  <w:rFonts w:ascii="Ebrima" w:hAnsi="Ebrima"/>
                  <w:color w:val="000000"/>
                  <w:sz w:val="20"/>
                  <w:szCs w:val="20"/>
                </w:rPr>
                <w:t>72,33</w:t>
              </w:r>
            </w:ins>
            <w:del w:id="99" w:author="Martin Kokora" w:date="2026-08-12T10:00:00Z">
              <w:r>
                <w:rPr>
                  <w:rFonts w:ascii="Ebrima" w:eastAsia="Times New Roman" w:hAnsi="Ebrima"/>
                  <w:sz w:val="20"/>
                  <w:szCs w:val="20"/>
                  <w:bdr w:val="none" w:sz="0" w:space="0" w:color="auto"/>
                  <w:lang w:val="fr-CI" w:eastAsia="fr-CI"/>
                </w:rPr>
                <w:delText>72,328</w:delText>
              </w:r>
            </w:del>
          </w:p>
        </w:tc>
        <w:tc>
          <w:tcPr>
            <w:tcW w:w="1409" w:type="dxa"/>
            <w:tcBorders>
              <w:top w:val="nil"/>
              <w:left w:val="nil"/>
              <w:bottom w:val="nil"/>
              <w:right w:val="single" w:sz="8" w:space="0" w:color="auto"/>
            </w:tcBorders>
            <w:shd w:val="clear" w:color="auto" w:fill="auto"/>
            <w:noWrap/>
            <w:vAlign w:val="center"/>
            <w:hideMark/>
            <w:tcPrChange w:id="100" w:author="Martin Kokora" w:date="2026-08-12T10:00:00Z">
              <w:tcPr>
                <w:tcW w:w="1614" w:type="dxa"/>
                <w:tcBorders>
                  <w:top w:val="nil"/>
                  <w:left w:val="nil"/>
                  <w:bottom w:val="nil"/>
                  <w:right w:val="single" w:sz="8" w:space="0" w:color="auto"/>
                </w:tcBorders>
                <w:shd w:val="clear" w:color="auto" w:fill="auto"/>
                <w:noWrap/>
                <w:vAlign w:val="center"/>
                <w:hideMark/>
              </w:tcPr>
            </w:tcPrChange>
          </w:tcPr>
          <w:p w14:paraId="6F9674F5" w14:textId="12BA6BD7"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01" w:author="Martin Kokora" w:date="2026-08-12T10:08:00Z">
              <w:r>
                <w:rPr>
                  <w:rFonts w:ascii="Ebrima" w:hAnsi="Ebrima"/>
                  <w:color w:val="000000"/>
                  <w:sz w:val="20"/>
                  <w:szCs w:val="20"/>
                </w:rPr>
                <w:t>315,68</w:t>
              </w:r>
            </w:ins>
            <w:del w:id="102" w:author="Martin Kokora" w:date="2026-08-12T10:00:00Z">
              <w:r>
                <w:rPr>
                  <w:rFonts w:ascii="Ebrima" w:eastAsia="Times New Roman" w:hAnsi="Ebrima"/>
                  <w:sz w:val="20"/>
                  <w:szCs w:val="20"/>
                  <w:bdr w:val="none" w:sz="0" w:space="0" w:color="auto"/>
                  <w:lang w:val="fr-CI" w:eastAsia="fr-CI"/>
                </w:rPr>
                <w:delText>315,68</w:delText>
              </w:r>
            </w:del>
          </w:p>
        </w:tc>
        <w:tc>
          <w:tcPr>
            <w:tcW w:w="1051" w:type="dxa"/>
            <w:tcBorders>
              <w:top w:val="nil"/>
              <w:left w:val="nil"/>
              <w:bottom w:val="nil"/>
              <w:right w:val="single" w:sz="8" w:space="0" w:color="auto"/>
            </w:tcBorders>
            <w:shd w:val="clear" w:color="auto" w:fill="auto"/>
            <w:noWrap/>
            <w:vAlign w:val="center"/>
            <w:hideMark/>
            <w:tcPrChange w:id="103" w:author="Martin Kokora" w:date="2026-08-12T10:00:00Z">
              <w:tcPr>
                <w:tcW w:w="1081" w:type="dxa"/>
                <w:tcBorders>
                  <w:top w:val="nil"/>
                  <w:left w:val="nil"/>
                  <w:bottom w:val="nil"/>
                  <w:right w:val="single" w:sz="8" w:space="0" w:color="auto"/>
                </w:tcBorders>
                <w:shd w:val="clear" w:color="auto" w:fill="auto"/>
                <w:noWrap/>
                <w:vAlign w:val="center"/>
                <w:hideMark/>
              </w:tcPr>
            </w:tcPrChange>
          </w:tcPr>
          <w:p w14:paraId="7A11C792" w14:textId="518532D9"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04" w:author="Martin Kokora" w:date="2026-08-12T10:08:00Z">
              <w:r>
                <w:rPr>
                  <w:rFonts w:ascii="Ebrima" w:hAnsi="Ebrima"/>
                  <w:color w:val="000000"/>
                  <w:sz w:val="20"/>
                  <w:szCs w:val="20"/>
                </w:rPr>
                <w:t>21,57</w:t>
              </w:r>
            </w:ins>
            <w:del w:id="105" w:author="Martin Kokora" w:date="2026-08-12T10:00:00Z">
              <w:r>
                <w:rPr>
                  <w:rFonts w:ascii="Ebrima" w:eastAsia="Times New Roman" w:hAnsi="Ebrima"/>
                  <w:sz w:val="20"/>
                  <w:szCs w:val="20"/>
                  <w:bdr w:val="none" w:sz="0" w:space="0" w:color="auto"/>
                  <w:lang w:val="fr-CI" w:eastAsia="fr-CI"/>
                </w:rPr>
                <w:delText>21,57</w:delText>
              </w:r>
            </w:del>
          </w:p>
        </w:tc>
        <w:tc>
          <w:tcPr>
            <w:tcW w:w="1051" w:type="dxa"/>
            <w:tcBorders>
              <w:top w:val="nil"/>
              <w:left w:val="nil"/>
              <w:bottom w:val="nil"/>
              <w:right w:val="single" w:sz="8" w:space="0" w:color="auto"/>
            </w:tcBorders>
            <w:shd w:val="clear" w:color="auto" w:fill="auto"/>
            <w:noWrap/>
            <w:vAlign w:val="center"/>
            <w:hideMark/>
            <w:tcPrChange w:id="106" w:author="Martin Kokora" w:date="2026-08-12T10:00:00Z">
              <w:tcPr>
                <w:tcW w:w="1081" w:type="dxa"/>
                <w:tcBorders>
                  <w:top w:val="nil"/>
                  <w:left w:val="nil"/>
                  <w:bottom w:val="nil"/>
                  <w:right w:val="single" w:sz="8" w:space="0" w:color="auto"/>
                </w:tcBorders>
                <w:shd w:val="clear" w:color="auto" w:fill="auto"/>
                <w:noWrap/>
                <w:vAlign w:val="center"/>
                <w:hideMark/>
              </w:tcPr>
            </w:tcPrChange>
          </w:tcPr>
          <w:p w14:paraId="172233E3" w14:textId="5F72595B"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07" w:author="Martin Kokora" w:date="2026-08-12T10:08:00Z">
              <w:r>
                <w:rPr>
                  <w:rFonts w:ascii="Ebrima" w:hAnsi="Ebrima"/>
                  <w:color w:val="000000"/>
                  <w:sz w:val="20"/>
                  <w:szCs w:val="20"/>
                </w:rPr>
                <w:t>34,32</w:t>
              </w:r>
            </w:ins>
            <w:del w:id="108" w:author="Martin Kokora" w:date="2026-08-12T10:00:00Z">
              <w:r>
                <w:rPr>
                  <w:rFonts w:ascii="Ebrima" w:eastAsia="Times New Roman" w:hAnsi="Ebrima"/>
                  <w:sz w:val="20"/>
                  <w:szCs w:val="20"/>
                  <w:bdr w:val="none" w:sz="0" w:space="0" w:color="auto"/>
                  <w:lang w:val="fr-CI" w:eastAsia="fr-CI"/>
                </w:rPr>
                <w:delText>34,32</w:delText>
              </w:r>
            </w:del>
          </w:p>
        </w:tc>
        <w:tc>
          <w:tcPr>
            <w:tcW w:w="1665" w:type="dxa"/>
            <w:tcBorders>
              <w:top w:val="nil"/>
              <w:left w:val="nil"/>
              <w:bottom w:val="nil"/>
              <w:right w:val="single" w:sz="8" w:space="0" w:color="auto"/>
            </w:tcBorders>
            <w:shd w:val="clear" w:color="auto" w:fill="auto"/>
            <w:noWrap/>
            <w:vAlign w:val="center"/>
            <w:hideMark/>
            <w:tcPrChange w:id="109" w:author="Martin Kokora" w:date="2026-08-12T10:00:00Z">
              <w:tcPr>
                <w:tcW w:w="1086" w:type="dxa"/>
                <w:tcBorders>
                  <w:top w:val="nil"/>
                  <w:left w:val="nil"/>
                  <w:bottom w:val="nil"/>
                  <w:right w:val="single" w:sz="8" w:space="0" w:color="auto"/>
                </w:tcBorders>
                <w:shd w:val="clear" w:color="auto" w:fill="auto"/>
                <w:noWrap/>
                <w:vAlign w:val="center"/>
                <w:hideMark/>
              </w:tcPr>
            </w:tcPrChange>
          </w:tcPr>
          <w:p w14:paraId="162D4B15" w14:textId="2A1A0388"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10" w:author="Martin Kokora" w:date="2026-08-12T10:08:00Z">
              <w:r>
                <w:rPr>
                  <w:rFonts w:ascii="Ebrima" w:hAnsi="Ebrima"/>
                  <w:color w:val="000000"/>
                  <w:sz w:val="20"/>
                  <w:szCs w:val="20"/>
                </w:rPr>
                <w:t>422,33</w:t>
              </w:r>
            </w:ins>
            <w:del w:id="111" w:author="Martin Kokora" w:date="2026-08-12T10:00:00Z">
              <w:r>
                <w:rPr>
                  <w:rFonts w:ascii="Ebrima" w:eastAsia="Times New Roman" w:hAnsi="Ebrima"/>
                  <w:sz w:val="20"/>
                  <w:szCs w:val="20"/>
                  <w:bdr w:val="none" w:sz="0" w:space="0" w:color="auto"/>
                  <w:lang w:val="fr-CI" w:eastAsia="fr-CI"/>
                </w:rPr>
                <w:delText>422,</w:delText>
              </w:r>
              <w:commentRangeStart w:id="112"/>
              <w:r>
                <w:rPr>
                  <w:rFonts w:ascii="Ebrima" w:eastAsia="Times New Roman" w:hAnsi="Ebrima"/>
                  <w:sz w:val="20"/>
                  <w:szCs w:val="20"/>
                  <w:bdr w:val="none" w:sz="0" w:space="0" w:color="auto"/>
                  <w:lang w:val="fr-CI" w:eastAsia="fr-CI"/>
                </w:rPr>
                <w:delText>32</w:delText>
              </w:r>
              <w:commentRangeEnd w:id="112"/>
              <w:r>
                <w:rPr>
                  <w:rStyle w:val="Marquedecommentaire"/>
                  <w:rFonts w:ascii="Ebrima" w:hAnsi="Ebrima"/>
                  <w:rPrChange w:id="113" w:author="Martin Kokora" w:date="2026-08-12T10:08:00Z">
                    <w:rPr>
                      <w:rStyle w:val="Marquedecommentaire"/>
                    </w:rPr>
                  </w:rPrChange>
                </w:rPr>
                <w:commentReference w:id="112"/>
              </w:r>
            </w:del>
          </w:p>
        </w:tc>
        <w:tc>
          <w:tcPr>
            <w:tcW w:w="1371" w:type="dxa"/>
            <w:tcBorders>
              <w:top w:val="nil"/>
              <w:left w:val="nil"/>
              <w:bottom w:val="nil"/>
              <w:right w:val="single" w:sz="8" w:space="0" w:color="auto"/>
            </w:tcBorders>
            <w:shd w:val="clear" w:color="auto" w:fill="auto"/>
            <w:noWrap/>
            <w:vAlign w:val="center"/>
            <w:hideMark/>
            <w:tcPrChange w:id="114" w:author="Martin Kokora" w:date="2026-08-12T10:00:00Z">
              <w:tcPr>
                <w:tcW w:w="1081" w:type="dxa"/>
                <w:tcBorders>
                  <w:top w:val="nil"/>
                  <w:left w:val="nil"/>
                  <w:bottom w:val="nil"/>
                  <w:right w:val="single" w:sz="8" w:space="0" w:color="auto"/>
                </w:tcBorders>
                <w:shd w:val="clear" w:color="auto" w:fill="auto"/>
                <w:noWrap/>
                <w:vAlign w:val="bottom"/>
                <w:hideMark/>
              </w:tcPr>
            </w:tcPrChange>
          </w:tcPr>
          <w:p w14:paraId="62A62045" w14:textId="63DBD493"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15" w:author="Martin Kokora" w:date="2026-08-12T10:08:00Z">
              <w:r>
                <w:rPr>
                  <w:rFonts w:ascii="Ebrima" w:hAnsi="Ebrima"/>
                  <w:color w:val="000000"/>
                  <w:sz w:val="20"/>
                  <w:szCs w:val="20"/>
                </w:rPr>
                <w:t>59,09%</w:t>
              </w:r>
            </w:ins>
            <w:del w:id="116" w:author="Martin Kokora" w:date="2026-08-12T10:00:00Z">
              <w:r>
                <w:rPr>
                  <w:rFonts w:ascii="Ebrima" w:hAnsi="Ebrima"/>
                  <w:color w:val="000000"/>
                  <w:sz w:val="22"/>
                  <w:szCs w:val="22"/>
                </w:rPr>
                <w:delText>59,11%</w:delText>
              </w:r>
            </w:del>
          </w:p>
        </w:tc>
      </w:tr>
      <w:tr w:rsidR="002F7B98" w:rsidRPr="002F7B98" w14:paraId="5C8731AD" w14:textId="77777777" w:rsidTr="002F7B98">
        <w:trPr>
          <w:trHeight w:val="363"/>
          <w:trPrChange w:id="117" w:author="Martin Kokora" w:date="2026-08-12T10:00:00Z">
            <w:trPr>
              <w:trHeight w:val="363"/>
            </w:trPr>
          </w:trPrChange>
        </w:trPr>
        <w:tc>
          <w:tcPr>
            <w:tcW w:w="2089" w:type="dxa"/>
            <w:tcBorders>
              <w:top w:val="single" w:sz="8" w:space="0" w:color="auto"/>
              <w:left w:val="single" w:sz="8" w:space="0" w:color="auto"/>
              <w:bottom w:val="single" w:sz="8" w:space="0" w:color="auto"/>
              <w:right w:val="single" w:sz="8" w:space="0" w:color="auto"/>
            </w:tcBorders>
            <w:shd w:val="clear" w:color="auto" w:fill="auto"/>
            <w:noWrap/>
            <w:vAlign w:val="center"/>
            <w:hideMark/>
            <w:tcPrChange w:id="118" w:author="Martin Kokora" w:date="2026-08-12T10:00:00Z">
              <w:tcPr>
                <w:tcW w:w="2406" w:type="dxa"/>
                <w:tcBorders>
                  <w:top w:val="single" w:sz="8" w:space="0" w:color="auto"/>
                  <w:left w:val="single" w:sz="8" w:space="0" w:color="auto"/>
                  <w:bottom w:val="single" w:sz="8" w:space="0" w:color="auto"/>
                  <w:right w:val="single" w:sz="8" w:space="0" w:color="auto"/>
                </w:tcBorders>
                <w:shd w:val="clear" w:color="auto" w:fill="auto"/>
                <w:noWrap/>
                <w:vAlign w:val="center"/>
                <w:hideMark/>
              </w:tcPr>
            </w:tcPrChange>
          </w:tcPr>
          <w:p w14:paraId="61297F27" w14:textId="77777777"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TOTAL Conseil du Café-Cacao</w:t>
            </w:r>
          </w:p>
        </w:tc>
        <w:tc>
          <w:tcPr>
            <w:tcW w:w="1409" w:type="dxa"/>
            <w:tcBorders>
              <w:top w:val="single" w:sz="8" w:space="0" w:color="auto"/>
              <w:left w:val="nil"/>
              <w:bottom w:val="single" w:sz="8" w:space="0" w:color="auto"/>
              <w:right w:val="single" w:sz="8" w:space="0" w:color="auto"/>
            </w:tcBorders>
            <w:shd w:val="clear" w:color="auto" w:fill="auto"/>
            <w:noWrap/>
            <w:vAlign w:val="center"/>
            <w:hideMark/>
            <w:tcPrChange w:id="119" w:author="Martin Kokora" w:date="2026-08-12T10:00:00Z">
              <w:tcPr>
                <w:tcW w:w="1614" w:type="dxa"/>
                <w:tcBorders>
                  <w:top w:val="single" w:sz="8" w:space="0" w:color="auto"/>
                  <w:left w:val="nil"/>
                  <w:bottom w:val="single" w:sz="8" w:space="0" w:color="auto"/>
                  <w:right w:val="single" w:sz="8" w:space="0" w:color="auto"/>
                </w:tcBorders>
                <w:shd w:val="clear" w:color="auto" w:fill="auto"/>
                <w:noWrap/>
                <w:vAlign w:val="center"/>
                <w:hideMark/>
              </w:tcPr>
            </w:tcPrChange>
          </w:tcPr>
          <w:p w14:paraId="0FFFF23B" w14:textId="06FFA243"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120" w:author="Martin Kokora" w:date="2026-08-12T10:08:00Z">
              <w:r>
                <w:rPr>
                  <w:rFonts w:ascii="Ebrima" w:hAnsi="Ebrima"/>
                  <w:b/>
                  <w:bCs/>
                  <w:color w:val="000000"/>
                  <w:sz w:val="20"/>
                  <w:szCs w:val="20"/>
                </w:rPr>
                <w:t>103,79</w:t>
              </w:r>
            </w:ins>
            <w:del w:id="121" w:author="Martin Kokora" w:date="2026-08-12T10:00:00Z">
              <w:r>
                <w:rPr>
                  <w:rFonts w:ascii="Ebrima" w:eastAsia="Times New Roman" w:hAnsi="Ebrima"/>
                  <w:b/>
                  <w:bCs/>
                  <w:sz w:val="20"/>
                  <w:szCs w:val="20"/>
                  <w:bdr w:val="none" w:sz="0" w:space="0" w:color="auto"/>
                  <w:lang w:val="fr-CI" w:eastAsia="fr-CI"/>
                </w:rPr>
                <w:delText>103,79</w:delText>
              </w:r>
            </w:del>
          </w:p>
        </w:tc>
        <w:tc>
          <w:tcPr>
            <w:tcW w:w="1409" w:type="dxa"/>
            <w:tcBorders>
              <w:top w:val="single" w:sz="8" w:space="0" w:color="auto"/>
              <w:left w:val="nil"/>
              <w:bottom w:val="single" w:sz="8" w:space="0" w:color="auto"/>
              <w:right w:val="single" w:sz="8" w:space="0" w:color="auto"/>
            </w:tcBorders>
            <w:shd w:val="clear" w:color="auto" w:fill="auto"/>
            <w:noWrap/>
            <w:vAlign w:val="center"/>
            <w:hideMark/>
            <w:tcPrChange w:id="122" w:author="Martin Kokora" w:date="2026-08-12T10:00:00Z">
              <w:tcPr>
                <w:tcW w:w="1614" w:type="dxa"/>
                <w:tcBorders>
                  <w:top w:val="single" w:sz="8" w:space="0" w:color="auto"/>
                  <w:left w:val="nil"/>
                  <w:bottom w:val="single" w:sz="8" w:space="0" w:color="auto"/>
                  <w:right w:val="single" w:sz="8" w:space="0" w:color="auto"/>
                </w:tcBorders>
                <w:shd w:val="clear" w:color="auto" w:fill="auto"/>
                <w:noWrap/>
                <w:vAlign w:val="center"/>
                <w:hideMark/>
              </w:tcPr>
            </w:tcPrChange>
          </w:tcPr>
          <w:p w14:paraId="68FC8CF6" w14:textId="6BAA2921"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123" w:author="Martin Kokora" w:date="2026-08-12T10:08:00Z">
              <w:r>
                <w:rPr>
                  <w:rFonts w:ascii="Ebrima" w:hAnsi="Ebrima"/>
                  <w:b/>
                  <w:bCs/>
                  <w:color w:val="000000"/>
                  <w:sz w:val="20"/>
                  <w:szCs w:val="20"/>
                </w:rPr>
                <w:t>396,61</w:t>
              </w:r>
            </w:ins>
            <w:del w:id="124" w:author="Martin Kokora" w:date="2026-08-12T10:00:00Z">
              <w:r>
                <w:rPr>
                  <w:rFonts w:ascii="Ebrima" w:eastAsia="Times New Roman" w:hAnsi="Ebrima"/>
                  <w:b/>
                  <w:bCs/>
                  <w:sz w:val="20"/>
                  <w:szCs w:val="20"/>
                  <w:bdr w:val="none" w:sz="0" w:space="0" w:color="auto"/>
                  <w:lang w:val="fr-CI" w:eastAsia="fr-CI"/>
                </w:rPr>
                <w:delText>396,61</w:delText>
              </w:r>
            </w:del>
          </w:p>
        </w:tc>
        <w:tc>
          <w:tcPr>
            <w:tcW w:w="1051" w:type="dxa"/>
            <w:tcBorders>
              <w:top w:val="single" w:sz="8" w:space="0" w:color="auto"/>
              <w:left w:val="nil"/>
              <w:bottom w:val="single" w:sz="8" w:space="0" w:color="auto"/>
              <w:right w:val="single" w:sz="8" w:space="0" w:color="auto"/>
            </w:tcBorders>
            <w:shd w:val="clear" w:color="auto" w:fill="auto"/>
            <w:noWrap/>
            <w:vAlign w:val="center"/>
            <w:hideMark/>
            <w:tcPrChange w:id="125" w:author="Martin Kokora" w:date="2026-08-12T10:00:00Z">
              <w:tcPr>
                <w:tcW w:w="1081" w:type="dxa"/>
                <w:tcBorders>
                  <w:top w:val="single" w:sz="8" w:space="0" w:color="auto"/>
                  <w:left w:val="nil"/>
                  <w:bottom w:val="single" w:sz="8" w:space="0" w:color="auto"/>
                  <w:right w:val="single" w:sz="8" w:space="0" w:color="auto"/>
                </w:tcBorders>
                <w:shd w:val="clear" w:color="auto" w:fill="auto"/>
                <w:noWrap/>
                <w:vAlign w:val="center"/>
                <w:hideMark/>
              </w:tcPr>
            </w:tcPrChange>
          </w:tcPr>
          <w:p w14:paraId="3BB896CE" w14:textId="558A7C6A"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126" w:author="Martin Kokora" w:date="2026-08-12T10:08:00Z">
              <w:r>
                <w:rPr>
                  <w:rFonts w:ascii="Ebrima" w:hAnsi="Ebrima"/>
                  <w:b/>
                  <w:bCs/>
                  <w:color w:val="000000"/>
                  <w:sz w:val="20"/>
                  <w:szCs w:val="20"/>
                </w:rPr>
                <w:t>27,74</w:t>
              </w:r>
            </w:ins>
            <w:del w:id="127" w:author="Martin Kokora" w:date="2026-08-12T10:00:00Z">
              <w:r>
                <w:rPr>
                  <w:rFonts w:ascii="Ebrima" w:eastAsia="Times New Roman" w:hAnsi="Ebrima"/>
                  <w:b/>
                  <w:bCs/>
                  <w:sz w:val="20"/>
                  <w:szCs w:val="20"/>
                  <w:bdr w:val="none" w:sz="0" w:space="0" w:color="auto"/>
                  <w:lang w:val="fr-CI" w:eastAsia="fr-CI"/>
                </w:rPr>
                <w:delText>27,75</w:delText>
              </w:r>
            </w:del>
          </w:p>
        </w:tc>
        <w:tc>
          <w:tcPr>
            <w:tcW w:w="1051" w:type="dxa"/>
            <w:tcBorders>
              <w:top w:val="single" w:sz="8" w:space="0" w:color="auto"/>
              <w:left w:val="nil"/>
              <w:bottom w:val="single" w:sz="8" w:space="0" w:color="auto"/>
              <w:right w:val="single" w:sz="8" w:space="0" w:color="auto"/>
            </w:tcBorders>
            <w:shd w:val="clear" w:color="auto" w:fill="auto"/>
            <w:noWrap/>
            <w:vAlign w:val="center"/>
            <w:hideMark/>
            <w:tcPrChange w:id="128" w:author="Martin Kokora" w:date="2026-08-12T10:00:00Z">
              <w:tcPr>
                <w:tcW w:w="1081" w:type="dxa"/>
                <w:tcBorders>
                  <w:top w:val="single" w:sz="8" w:space="0" w:color="auto"/>
                  <w:left w:val="nil"/>
                  <w:bottom w:val="single" w:sz="8" w:space="0" w:color="auto"/>
                  <w:right w:val="single" w:sz="8" w:space="0" w:color="auto"/>
                </w:tcBorders>
                <w:shd w:val="clear" w:color="auto" w:fill="auto"/>
                <w:noWrap/>
                <w:vAlign w:val="center"/>
                <w:hideMark/>
              </w:tcPr>
            </w:tcPrChange>
          </w:tcPr>
          <w:p w14:paraId="337E23B8" w14:textId="270CA9BA"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129" w:author="Martin Kokora" w:date="2026-08-12T10:08:00Z">
              <w:r>
                <w:rPr>
                  <w:rFonts w:ascii="Ebrima" w:hAnsi="Ebrima"/>
                  <w:b/>
                  <w:bCs/>
                  <w:color w:val="000000"/>
                  <w:sz w:val="20"/>
                  <w:szCs w:val="20"/>
                </w:rPr>
                <w:t>44,63</w:t>
              </w:r>
            </w:ins>
            <w:del w:id="130" w:author="Martin Kokora" w:date="2026-08-12T10:00:00Z">
              <w:r>
                <w:rPr>
                  <w:rFonts w:ascii="Ebrima" w:eastAsia="Times New Roman" w:hAnsi="Ebrima"/>
                  <w:b/>
                  <w:bCs/>
                  <w:sz w:val="20"/>
                  <w:szCs w:val="20"/>
                  <w:bdr w:val="none" w:sz="0" w:space="0" w:color="auto"/>
                  <w:lang w:val="fr-CI" w:eastAsia="fr-CI"/>
                </w:rPr>
                <w:delText>44,63</w:delText>
              </w:r>
            </w:del>
          </w:p>
        </w:tc>
        <w:tc>
          <w:tcPr>
            <w:tcW w:w="1665" w:type="dxa"/>
            <w:tcBorders>
              <w:top w:val="single" w:sz="8" w:space="0" w:color="auto"/>
              <w:left w:val="nil"/>
              <w:bottom w:val="single" w:sz="8" w:space="0" w:color="auto"/>
              <w:right w:val="single" w:sz="8" w:space="0" w:color="auto"/>
            </w:tcBorders>
            <w:shd w:val="clear" w:color="auto" w:fill="auto"/>
            <w:noWrap/>
            <w:vAlign w:val="center"/>
            <w:hideMark/>
            <w:tcPrChange w:id="131" w:author="Martin Kokora" w:date="2026-08-12T10:00:00Z">
              <w:tcPr>
                <w:tcW w:w="1086" w:type="dxa"/>
                <w:tcBorders>
                  <w:top w:val="single" w:sz="8" w:space="0" w:color="auto"/>
                  <w:left w:val="nil"/>
                  <w:bottom w:val="single" w:sz="8" w:space="0" w:color="auto"/>
                  <w:right w:val="single" w:sz="8" w:space="0" w:color="auto"/>
                </w:tcBorders>
                <w:shd w:val="clear" w:color="auto" w:fill="auto"/>
                <w:noWrap/>
                <w:vAlign w:val="center"/>
                <w:hideMark/>
              </w:tcPr>
            </w:tcPrChange>
          </w:tcPr>
          <w:p w14:paraId="092D1D3E" w14:textId="186D695C"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132" w:author="Martin Kokora" w:date="2026-08-12T10:08:00Z">
              <w:r>
                <w:rPr>
                  <w:rFonts w:ascii="Ebrima" w:hAnsi="Ebrima"/>
                  <w:b/>
                  <w:bCs/>
                  <w:color w:val="000000"/>
                  <w:sz w:val="20"/>
                  <w:szCs w:val="20"/>
                </w:rPr>
                <w:t>545,03</w:t>
              </w:r>
            </w:ins>
            <w:del w:id="133" w:author="Martin Kokora" w:date="2026-08-12T10:00:00Z">
              <w:r>
                <w:rPr>
                  <w:rFonts w:ascii="Ebrima" w:eastAsia="Times New Roman" w:hAnsi="Ebrima"/>
                  <w:b/>
                  <w:bCs/>
                  <w:sz w:val="20"/>
                  <w:szCs w:val="20"/>
                  <w:bdr w:val="none" w:sz="0" w:space="0" w:color="auto"/>
                  <w:lang w:val="fr-CI" w:eastAsia="fr-CI"/>
                </w:rPr>
                <w:delText>545,</w:delText>
              </w:r>
              <w:commentRangeStart w:id="134"/>
              <w:r>
                <w:rPr>
                  <w:rFonts w:ascii="Ebrima" w:eastAsia="Times New Roman" w:hAnsi="Ebrima"/>
                  <w:b/>
                  <w:bCs/>
                  <w:sz w:val="20"/>
                  <w:szCs w:val="20"/>
                  <w:bdr w:val="none" w:sz="0" w:space="0" w:color="auto"/>
                  <w:lang w:val="fr-CI" w:eastAsia="fr-CI"/>
                </w:rPr>
                <w:delText>02</w:delText>
              </w:r>
              <w:commentRangeEnd w:id="134"/>
              <w:r>
                <w:rPr>
                  <w:rStyle w:val="Marquedecommentaire"/>
                  <w:rFonts w:ascii="Ebrima" w:hAnsi="Ebrima"/>
                  <w:rPrChange w:id="135" w:author="Martin Kokora" w:date="2026-08-12T10:08:00Z">
                    <w:rPr>
                      <w:rStyle w:val="Marquedecommentaire"/>
                    </w:rPr>
                  </w:rPrChange>
                </w:rPr>
                <w:commentReference w:id="134"/>
              </w:r>
            </w:del>
          </w:p>
        </w:tc>
        <w:tc>
          <w:tcPr>
            <w:tcW w:w="1371" w:type="dxa"/>
            <w:tcBorders>
              <w:top w:val="single" w:sz="8" w:space="0" w:color="auto"/>
              <w:left w:val="nil"/>
              <w:bottom w:val="single" w:sz="8" w:space="0" w:color="auto"/>
              <w:right w:val="single" w:sz="8" w:space="0" w:color="auto"/>
            </w:tcBorders>
            <w:shd w:val="clear" w:color="auto" w:fill="auto"/>
            <w:noWrap/>
            <w:vAlign w:val="center"/>
            <w:hideMark/>
            <w:tcPrChange w:id="136" w:author="Martin Kokora" w:date="2026-08-12T10:00:00Z">
              <w:tcPr>
                <w:tcW w:w="1081" w:type="dxa"/>
                <w:tcBorders>
                  <w:top w:val="single" w:sz="8" w:space="0" w:color="auto"/>
                  <w:left w:val="nil"/>
                  <w:bottom w:val="single" w:sz="8" w:space="0" w:color="auto"/>
                  <w:right w:val="single" w:sz="8" w:space="0" w:color="auto"/>
                </w:tcBorders>
                <w:shd w:val="clear" w:color="auto" w:fill="auto"/>
                <w:noWrap/>
                <w:vAlign w:val="bottom"/>
                <w:hideMark/>
              </w:tcPr>
            </w:tcPrChange>
          </w:tcPr>
          <w:p w14:paraId="22C78D5F" w14:textId="304927B5" w:rsidR="002F7B98" w:rsidRPr="002F7B98" w:rsidRDefault="002F7B98" w:rsidP="002F7B9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137" w:author="Martin Kokora" w:date="2026-08-12T10:08:00Z">
              <w:r>
                <w:rPr>
                  <w:rFonts w:ascii="Ebrima" w:hAnsi="Ebrima"/>
                  <w:b/>
                  <w:bCs/>
                  <w:color w:val="000000"/>
                  <w:sz w:val="20"/>
                  <w:szCs w:val="20"/>
                </w:rPr>
                <w:t>60,83%</w:t>
              </w:r>
            </w:ins>
            <w:del w:id="138" w:author="Martin Kokora" w:date="2026-08-12T10:00:00Z">
              <w:r>
                <w:rPr>
                  <w:rFonts w:ascii="Ebrima" w:hAnsi="Ebrima"/>
                  <w:color w:val="000000"/>
                  <w:sz w:val="22"/>
                  <w:szCs w:val="22"/>
                </w:rPr>
                <w:delText>60,83%</w:delText>
              </w:r>
            </w:del>
          </w:p>
        </w:tc>
      </w:tr>
    </w:tbl>
    <w:p w14:paraId="19F7C667" w14:textId="79B4AFE4" w:rsidR="00792E84" w:rsidRPr="000A0C82" w:rsidRDefault="0038243C" w:rsidP="0038243C">
      <w:pPr>
        <w:rPr>
          <w:rFonts w:ascii="Ebrima" w:hAnsi="Ebrima"/>
          <w:i/>
          <w:lang w:val="fr-FR"/>
        </w:rPr>
      </w:pPr>
      <w:r>
        <w:rPr>
          <w:rFonts w:ascii="Ebrima" w:hAnsi="Ebrima"/>
          <w:i/>
          <w:u w:val="single"/>
          <w:lang w:val="fr-FR"/>
        </w:rPr>
        <w:t>Source</w:t>
      </w:r>
      <w:r>
        <w:rPr>
          <w:rFonts w:ascii="Ebrima" w:hAnsi="Ebrima"/>
          <w:i/>
          <w:lang w:val="fr-FR"/>
        </w:rPr>
        <w:t> : Le Conseil du Café-Cacao</w:t>
      </w:r>
    </w:p>
    <w:p w14:paraId="5596B4EE" w14:textId="77777777" w:rsidR="0038243C" w:rsidRPr="000A0C82" w:rsidRDefault="0038243C" w:rsidP="0038243C">
      <w:pPr>
        <w:pStyle w:val="Titre2"/>
        <w:numPr>
          <w:ilvl w:val="1"/>
          <w:numId w:val="17"/>
        </w:numPr>
        <w:ind w:left="426" w:hanging="426"/>
        <w:rPr>
          <w:rFonts w:ascii="Ebrima" w:hAnsi="Ebrima" w:cs="Courier New"/>
          <w:color w:val="auto"/>
          <w:sz w:val="24"/>
          <w:szCs w:val="24"/>
        </w:rPr>
      </w:pPr>
      <w:bookmarkStart w:id="139" w:name="_MON_1721733864"/>
      <w:r>
        <w:rPr>
          <w:rStyle w:val="Aucun"/>
          <w:rFonts w:ascii="Ebrima" w:hAnsi="Ebrima" w:cs="Courier New"/>
          <w:caps/>
          <w:color w:val="auto"/>
          <w:sz w:val="24"/>
          <w:szCs w:val="24"/>
          <w:u w:color="000000"/>
        </w:rPr>
        <w:t>PrÉlÈvements des redevances au titre des fonds d’investissement</w:t>
      </w:r>
    </w:p>
    <w:p w14:paraId="1FF3D6D0" w14:textId="77777777" w:rsidR="00B60DB1" w:rsidRPr="000A0C82" w:rsidRDefault="00B60DB1" w:rsidP="0073044A">
      <w:pPr>
        <w:tabs>
          <w:tab w:val="left" w:pos="360"/>
        </w:tabs>
        <w:rPr>
          <w:rFonts w:ascii="Ebrima" w:hAnsi="Ebrima" w:cs="Tahoma"/>
          <w:lang w:val="fr-FR"/>
        </w:rPr>
      </w:pPr>
      <w:bookmarkStart w:id="140" w:name="_MON_1721733943"/>
      <w:bookmarkEnd w:id="139"/>
    </w:p>
    <w:p w14:paraId="71DB0B5B" w14:textId="33CB7929" w:rsidR="0038243C" w:rsidRPr="000A0C82" w:rsidRDefault="0038243C" w:rsidP="0073044A">
      <w:pPr>
        <w:tabs>
          <w:tab w:val="left" w:pos="360"/>
        </w:tabs>
        <w:rPr>
          <w:rFonts w:ascii="Ebrima" w:hAnsi="Ebrima" w:cs="Tahoma"/>
          <w:lang w:val="fr-FR"/>
        </w:rPr>
      </w:pPr>
      <w:r>
        <w:rPr>
          <w:rFonts w:ascii="Ebrima" w:hAnsi="Ebrima" w:cs="Tahoma"/>
          <w:lang w:val="fr-FR"/>
        </w:rPr>
        <w:lastRenderedPageBreak/>
        <w:t>Pour la campagne 2025-2026, les taux de prélèvements des redevances au titre du "FIMR", de la sacherie brousse, du "FIA" et du Fonds de la relance caféière ont été fixés respectivement à 0,39 % ; 0,27 % ; 0,36 % ; 1 %.</w:t>
      </w:r>
    </w:p>
    <w:p w14:paraId="5B356FDE" w14:textId="3BB068E3" w:rsidR="003B2E90" w:rsidRPr="000A0C82" w:rsidRDefault="0038243C" w:rsidP="00BC7084">
      <w:pPr>
        <w:tabs>
          <w:tab w:val="left" w:pos="360"/>
        </w:tabs>
        <w:spacing w:before="240" w:after="240"/>
        <w:jc w:val="both"/>
        <w:rPr>
          <w:rFonts w:ascii="Ebrima" w:hAnsi="Ebrima" w:cs="Tahoma"/>
          <w:b/>
          <w:u w:val="single"/>
          <w:lang w:val="fr-FR"/>
        </w:rPr>
      </w:pPr>
      <w:bookmarkStart w:id="141" w:name="_Hlk236308014"/>
      <w:r>
        <w:rPr>
          <w:rFonts w:ascii="Ebrima" w:hAnsi="Ebrima" w:cs="Tahoma"/>
          <w:lang w:val="fr-FR"/>
        </w:rPr>
        <w:t xml:space="preserve">Les redevances totales prélevées, au titre des fonds d’investissement d’octobre 2005 à fin juin 2026, s’établissent à 650,75 milliards de FCFA, dont 35,05 milliards de FCFA de janvier à juin 2026. Les prélèvements </w:t>
      </w:r>
      <w:del w:id="100019" w:author="Claude" w:date="2026-09-29T09:00:00Z">
        <w:r>
          <w:rPr>
            <w:rFonts w:ascii="Ebrima" w:hAnsi="Ebrima" w:cs="Tahoma"/>
            <w:lang w:val="fr-FR"/>
          </w:rPr>
          <w:delText xml:space="preserve">sur l’année 2026 sont en hausse de 66,67% par rapport à l’anné</w:delText>
        </w:r>
      </w:del>
      <w:ins w:id="100020" w:author="Claude" w:date="2026-09-29T09:00:00Z">
        <w:r>
          <w:rPr>
            <w:rFonts w:ascii="Ebrima" w:hAnsi="Ebrima" w:cs="Tahoma"/>
            <w:lang w:val="fr-FR"/>
          </w:rPr>
          <w:t xml:space="preserve">de janvier à juin 2026 sont en hausse de 66,67 % par rapport à la même période d</w:t>
        </w:r>
      </w:ins>
      <w:r>
        <w:rPr>
          <w:rFonts w:ascii="Ebrima" w:hAnsi="Ebrima" w:cs="Tahoma"/>
          <w:lang w:val="fr-FR"/>
        </w:rPr>
        <w:t xml:space="preserve">e 2025. L’évolution de ces redevances prélevées au titre des investissements est présentée dans le tableau 2, ci-dessous.</w:t>
      </w:r>
      <w:bookmarkEnd w:id="141"/>
    </w:p>
    <w:p w14:paraId="0602C307" w14:textId="754E62E9" w:rsidR="0038243C" w:rsidRPr="000A0C82" w:rsidRDefault="0038243C" w:rsidP="0038243C">
      <w:pPr>
        <w:rPr>
          <w:rFonts w:ascii="Ebrima" w:hAnsi="Ebrima" w:cs="Tahoma"/>
          <w:b/>
          <w:lang w:val="fr-FR"/>
        </w:rPr>
      </w:pPr>
      <w:r>
        <w:rPr>
          <w:rFonts w:ascii="Ebrima" w:hAnsi="Ebrima" w:cs="Tahoma"/>
          <w:b/>
          <w:u w:val="single"/>
          <w:lang w:val="fr-FR"/>
        </w:rPr>
        <w:t>Tableau 2 :</w:t>
      </w:r>
      <w:r>
        <w:rPr>
          <w:rFonts w:ascii="Ebrima" w:hAnsi="Ebrima" w:cs="Tahoma"/>
          <w:b/>
          <w:lang w:val="fr-FR"/>
        </w:rPr>
        <w:t xml:space="preserve"> Évolution des redevances au titre des investissements d’octobre 2005 à  </w:t>
      </w:r>
    </w:p>
    <w:p w14:paraId="330094B2" w14:textId="0ECF1AF0" w:rsidR="0038243C" w:rsidRPr="000A0C82" w:rsidRDefault="0038243C" w:rsidP="0038243C">
      <w:pPr>
        <w:rPr>
          <w:rFonts w:ascii="Ebrima" w:hAnsi="Ebrima" w:cs="Tahoma"/>
          <w:b/>
          <w:lang w:val="fr-FR"/>
        </w:rPr>
      </w:pPr>
      <w:r>
        <w:rPr>
          <w:rFonts w:ascii="Ebrima" w:hAnsi="Ebrima" w:cs="Tahoma"/>
          <w:b/>
          <w:lang w:val="fr-FR"/>
        </w:rPr>
        <w:t xml:space="preserve">                      fin juin 2026 (en milliards de FCFA)</w:t>
      </w:r>
    </w:p>
    <w:p w14:paraId="33D41EBD" w14:textId="77777777" w:rsidR="003B2E90" w:rsidRPr="000A0C82" w:rsidRDefault="003B2E90" w:rsidP="0038243C">
      <w:pPr>
        <w:rPr>
          <w:rFonts w:ascii="Ebrima" w:hAnsi="Ebrima" w:cs="Tahoma"/>
          <w:b/>
          <w:sz w:val="10"/>
          <w:szCs w:val="10"/>
          <w:lang w:val="fr-FR"/>
        </w:rPr>
      </w:pPr>
    </w:p>
    <w:tbl>
      <w:tblPr>
        <w:tblW w:w="10227" w:type="dxa"/>
        <w:tblCellMar>
          <w:left w:w="70" w:type="dxa"/>
          <w:right w:w="70" w:type="dxa"/>
        </w:tblCellMar>
        <w:tblLook w:val="04A0" w:firstRow="1" w:lastRow="0" w:firstColumn="1" w:lastColumn="0" w:noHBand="0" w:noVBand="1"/>
      </w:tblPr>
      <w:tblGrid>
        <w:gridCol w:w="4095"/>
        <w:gridCol w:w="1399"/>
        <w:gridCol w:w="1399"/>
        <w:gridCol w:w="1169"/>
        <w:gridCol w:w="1169"/>
        <w:gridCol w:w="1562"/>
        <w:gridCol w:w="1516"/>
        <w:tblGridChange w:id="142">
          <w:tblGrid>
            <w:gridCol w:w="118"/>
            <w:gridCol w:w="3977"/>
            <w:gridCol w:w="118"/>
            <w:gridCol w:w="1083"/>
            <w:gridCol w:w="316"/>
            <w:gridCol w:w="822"/>
            <w:gridCol w:w="577"/>
            <w:gridCol w:w="298"/>
            <w:gridCol w:w="871"/>
            <w:gridCol w:w="4"/>
            <w:gridCol w:w="1086"/>
            <w:gridCol w:w="79"/>
            <w:gridCol w:w="878"/>
            <w:gridCol w:w="684"/>
            <w:gridCol w:w="1516"/>
          </w:tblGrid>
        </w:tblGridChange>
      </w:tblGrid>
      <w:tr w:rsidR="006A1ED1" w:rsidRPr="003F5EC5" w14:paraId="5EB1CF26" w14:textId="77777777" w:rsidTr="00697B0F">
        <w:trPr>
          <w:trHeight w:val="1095"/>
        </w:trPr>
        <w:tc>
          <w:tcPr>
            <w:tcW w:w="409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FEBC725"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RUBRIQUES</w:t>
            </w:r>
          </w:p>
        </w:tc>
        <w:tc>
          <w:tcPr>
            <w:tcW w:w="1201" w:type="dxa"/>
            <w:tcBorders>
              <w:top w:val="single" w:sz="8" w:space="0" w:color="auto"/>
              <w:left w:val="nil"/>
              <w:bottom w:val="single" w:sz="8" w:space="0" w:color="auto"/>
              <w:right w:val="single" w:sz="8" w:space="0" w:color="auto"/>
            </w:tcBorders>
            <w:shd w:val="clear" w:color="auto" w:fill="auto"/>
            <w:vAlign w:val="center"/>
            <w:hideMark/>
          </w:tcPr>
          <w:p w14:paraId="1343D42D"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16"/>
                <w:szCs w:val="16"/>
                <w:bdr w:val="none" w:sz="0" w:space="0" w:color="auto"/>
                <w:lang w:val="fr-CI" w:eastAsia="fr-CI"/>
              </w:rPr>
            </w:pPr>
            <w:r>
              <w:rPr>
                <w:rFonts w:ascii="Ebrima" w:eastAsia="Times New Roman" w:hAnsi="Ebrima"/>
                <w:sz w:val="16"/>
                <w:szCs w:val="16"/>
                <w:bdr w:val="none" w:sz="0" w:space="0" w:color="auto"/>
                <w:lang w:val="fr-CI" w:eastAsia="fr-CI"/>
              </w:rPr>
              <w:t>Situation antérieure octobre 2005 au 31 mars 2012 (a )</w:t>
            </w:r>
          </w:p>
        </w:tc>
        <w:tc>
          <w:tcPr>
            <w:tcW w:w="1138" w:type="dxa"/>
            <w:tcBorders>
              <w:top w:val="single" w:sz="8" w:space="0" w:color="auto"/>
              <w:left w:val="nil"/>
              <w:bottom w:val="single" w:sz="8" w:space="0" w:color="auto"/>
              <w:right w:val="single" w:sz="8" w:space="0" w:color="auto"/>
            </w:tcBorders>
            <w:shd w:val="clear" w:color="auto" w:fill="auto"/>
            <w:vAlign w:val="center"/>
            <w:hideMark/>
          </w:tcPr>
          <w:p w14:paraId="2C2F6E08"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16"/>
                <w:szCs w:val="16"/>
                <w:bdr w:val="none" w:sz="0" w:space="0" w:color="auto"/>
                <w:lang w:val="fr-CI" w:eastAsia="fr-CI"/>
              </w:rPr>
            </w:pPr>
            <w:r>
              <w:rPr>
                <w:rFonts w:ascii="Ebrima" w:eastAsia="Times New Roman" w:hAnsi="Ebrima"/>
                <w:sz w:val="16"/>
                <w:szCs w:val="16"/>
                <w:bdr w:val="none" w:sz="0" w:space="0" w:color="auto"/>
                <w:lang w:val="fr-CI" w:eastAsia="fr-CI"/>
              </w:rPr>
              <w:t xml:space="preserve">Situation antérieure du 01 avril 2012</w:t>
            </w:r>
            <w:del w:id="100021" w:author="Claude" w:date="2026-09-29T09:00:00Z">
              <w:r>
                <w:rPr>
                  <w:rFonts w:ascii="Ebrima" w:eastAsia="Times New Roman" w:hAnsi="Ebrima"/>
                  <w:sz w:val="16"/>
                  <w:szCs w:val="16"/>
                  <w:bdr w:val="none" w:sz="0" w:space="0" w:color="auto"/>
                  <w:lang w:val="fr-CI" w:eastAsia="fr-CI"/>
                </w:rPr>
                <w:delText xml:space="preserve"> à nouveau</w:delText>
              </w:r>
            </w:del>
            <w:r>
              <w:rPr>
                <w:rFonts w:ascii="Ebrima" w:eastAsia="Times New Roman" w:hAnsi="Ebrima"/>
                <w:sz w:val="16"/>
                <w:szCs w:val="16"/>
                <w:bdr w:val="none" w:sz="0" w:space="0" w:color="auto"/>
                <w:lang w:val="fr-CI" w:eastAsia="fr-CI"/>
              </w:rPr>
              <w:t xml:space="preserve"> au 31 déc 2025 (b )</w:t>
            </w:r>
          </w:p>
        </w:tc>
        <w:tc>
          <w:tcPr>
            <w:tcW w:w="875" w:type="dxa"/>
            <w:tcBorders>
              <w:top w:val="single" w:sz="8" w:space="0" w:color="auto"/>
              <w:left w:val="nil"/>
              <w:bottom w:val="single" w:sz="8" w:space="0" w:color="auto"/>
              <w:right w:val="single" w:sz="8" w:space="0" w:color="auto"/>
            </w:tcBorders>
            <w:shd w:val="clear" w:color="auto" w:fill="auto"/>
            <w:vAlign w:val="center"/>
            <w:hideMark/>
          </w:tcPr>
          <w:p w14:paraId="329CFEC6"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16"/>
                <w:szCs w:val="16"/>
                <w:bdr w:val="none" w:sz="0" w:space="0" w:color="auto"/>
                <w:lang w:val="fr-CI" w:eastAsia="fr-CI"/>
              </w:rPr>
            </w:pPr>
            <w:r>
              <w:rPr>
                <w:rFonts w:ascii="Ebrima" w:eastAsia="Times New Roman" w:hAnsi="Ebrima"/>
                <w:sz w:val="16"/>
                <w:szCs w:val="16"/>
                <w:bdr w:val="none" w:sz="0" w:space="0" w:color="auto"/>
                <w:lang w:val="fr-CI" w:eastAsia="fr-CI"/>
              </w:rPr>
              <w:t>Janv. à juin 2025 (c)</w:t>
            </w:r>
          </w:p>
        </w:tc>
        <w:tc>
          <w:tcPr>
            <w:tcW w:w="875" w:type="dxa"/>
            <w:tcBorders>
              <w:top w:val="single" w:sz="8" w:space="0" w:color="auto"/>
              <w:left w:val="nil"/>
              <w:bottom w:val="single" w:sz="8" w:space="0" w:color="auto"/>
              <w:right w:val="single" w:sz="8" w:space="0" w:color="auto"/>
            </w:tcBorders>
            <w:shd w:val="clear" w:color="auto" w:fill="auto"/>
            <w:vAlign w:val="center"/>
            <w:hideMark/>
          </w:tcPr>
          <w:p w14:paraId="4BE6D1EA"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16"/>
                <w:szCs w:val="16"/>
                <w:bdr w:val="none" w:sz="0" w:space="0" w:color="auto"/>
                <w:lang w:val="fr-CI" w:eastAsia="fr-CI"/>
              </w:rPr>
            </w:pPr>
            <w:r>
              <w:rPr>
                <w:rFonts w:ascii="Ebrima" w:eastAsia="Times New Roman" w:hAnsi="Ebrima"/>
                <w:sz w:val="16"/>
                <w:szCs w:val="16"/>
                <w:bdr w:val="none" w:sz="0" w:space="0" w:color="auto"/>
                <w:lang w:val="fr-CI" w:eastAsia="fr-CI"/>
              </w:rPr>
              <w:t>Janv. à juin 2026 (d)</w:t>
            </w:r>
          </w:p>
        </w:tc>
        <w:tc>
          <w:tcPr>
            <w:tcW w:w="1086" w:type="dxa"/>
            <w:tcBorders>
              <w:top w:val="single" w:sz="8" w:space="0" w:color="auto"/>
              <w:left w:val="nil"/>
              <w:bottom w:val="single" w:sz="8" w:space="0" w:color="auto"/>
              <w:right w:val="single" w:sz="8" w:space="0" w:color="auto"/>
            </w:tcBorders>
            <w:shd w:val="clear" w:color="auto" w:fill="auto"/>
            <w:vAlign w:val="center"/>
            <w:hideMark/>
          </w:tcPr>
          <w:p w14:paraId="710FCBA1"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16"/>
                <w:szCs w:val="16"/>
                <w:bdr w:val="none" w:sz="0" w:space="0" w:color="auto"/>
                <w:lang w:val="fr-CI" w:eastAsia="fr-CI"/>
              </w:rPr>
            </w:pPr>
            <w:r>
              <w:rPr>
                <w:rFonts w:ascii="Ebrima" w:eastAsia="Times New Roman" w:hAnsi="Ebrima"/>
                <w:sz w:val="16"/>
                <w:szCs w:val="16"/>
                <w:bdr w:val="none" w:sz="0" w:space="0" w:color="auto"/>
                <w:lang w:val="fr-CI" w:eastAsia="fr-CI"/>
              </w:rPr>
              <w:t>TOTAL Prélèvements d'octobre 2005 à fin juin. 2026</w:t>
              <w:br/>
              <w:t>(e = a +b+d)</w:t>
            </w:r>
          </w:p>
        </w:tc>
        <w:tc>
          <w:tcPr>
            <w:tcW w:w="957" w:type="dxa"/>
            <w:tcBorders>
              <w:top w:val="single" w:sz="8" w:space="0" w:color="auto"/>
              <w:left w:val="nil"/>
              <w:bottom w:val="single" w:sz="8" w:space="0" w:color="auto"/>
              <w:right w:val="single" w:sz="8" w:space="0" w:color="auto"/>
            </w:tcBorders>
            <w:shd w:val="clear" w:color="auto" w:fill="auto"/>
            <w:vAlign w:val="center"/>
            <w:hideMark/>
          </w:tcPr>
          <w:p w14:paraId="0603E696"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16"/>
                <w:szCs w:val="16"/>
                <w:bdr w:val="none" w:sz="0" w:space="0" w:color="auto"/>
                <w:lang w:val="fr-CI" w:eastAsia="fr-CI"/>
              </w:rPr>
            </w:pPr>
            <w:r>
              <w:rPr>
                <w:rFonts w:ascii="Ebrima" w:eastAsia="Times New Roman" w:hAnsi="Ebrima"/>
                <w:sz w:val="16"/>
                <w:szCs w:val="16"/>
                <w:bdr w:val="none" w:sz="0" w:space="0" w:color="auto"/>
                <w:lang w:val="fr-CI" w:eastAsia="fr-CI"/>
              </w:rPr>
              <w:t>Var. Janv-juin 2026/Janv-juin 2025</w:t>
              <w:br/>
              <w:t>(f=d/c-1)</w:t>
            </w:r>
          </w:p>
        </w:tc>
      </w:tr>
      <w:tr w:rsidR="003E6217" w:rsidRPr="000A0C82" w14:paraId="308907A3" w14:textId="77777777" w:rsidTr="003E61D1">
        <w:tblPrEx>
          <w:tblW w:w="10227" w:type="dxa"/>
          <w:tblCellMar>
            <w:left w:w="70" w:type="dxa"/>
            <w:right w:w="70" w:type="dxa"/>
          </w:tblCellMar>
          <w:tblPrExChange w:id="143" w:author="Martin Kokora" w:date="2026-08-12T10:12:00Z">
            <w:tblPrEx>
              <w:tblW w:w="10227" w:type="dxa"/>
              <w:tblCellMar>
                <w:left w:w="70" w:type="dxa"/>
                <w:right w:w="70" w:type="dxa"/>
              </w:tblCellMar>
            </w:tblPrEx>
          </w:tblPrExChange>
        </w:tblPrEx>
        <w:trPr>
          <w:trHeight w:val="365"/>
          <w:trPrChange w:id="144" w:author="Martin Kokora" w:date="2026-08-12T10:12:00Z">
            <w:trPr>
              <w:gridAfter w:val="0"/>
              <w:trHeight w:val="365"/>
            </w:trPr>
          </w:trPrChange>
        </w:trPr>
        <w:tc>
          <w:tcPr>
            <w:tcW w:w="4095" w:type="dxa"/>
            <w:tcBorders>
              <w:top w:val="nil"/>
              <w:left w:val="single" w:sz="8" w:space="0" w:color="auto"/>
              <w:bottom w:val="nil"/>
              <w:right w:val="single" w:sz="8" w:space="0" w:color="auto"/>
            </w:tcBorders>
            <w:shd w:val="clear" w:color="auto" w:fill="auto"/>
            <w:noWrap/>
            <w:vAlign w:val="bottom"/>
            <w:hideMark/>
            <w:tcPrChange w:id="145" w:author="Martin Kokora" w:date="2026-08-12T10:12:00Z">
              <w:tcPr>
                <w:tcW w:w="4095" w:type="dxa"/>
                <w:gridSpan w:val="2"/>
                <w:tcBorders>
                  <w:top w:val="nil"/>
                  <w:left w:val="single" w:sz="8" w:space="0" w:color="auto"/>
                  <w:bottom w:val="nil"/>
                  <w:right w:val="single" w:sz="8" w:space="0" w:color="auto"/>
                </w:tcBorders>
                <w:shd w:val="clear" w:color="auto" w:fill="auto"/>
                <w:noWrap/>
                <w:vAlign w:val="bottom"/>
                <w:hideMark/>
              </w:tcPr>
            </w:tcPrChange>
          </w:tcPr>
          <w:p w14:paraId="6664C9A8" w14:textId="77777777" w:rsidR="003E6217" w:rsidRPr="000A0C82"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FDPCC - Investissement</w:t>
            </w:r>
          </w:p>
        </w:tc>
        <w:tc>
          <w:tcPr>
            <w:tcW w:w="1201" w:type="dxa"/>
            <w:tcBorders>
              <w:top w:val="nil"/>
              <w:left w:val="nil"/>
              <w:bottom w:val="nil"/>
              <w:right w:val="single" w:sz="8" w:space="0" w:color="auto"/>
            </w:tcBorders>
            <w:shd w:val="clear" w:color="auto" w:fill="auto"/>
            <w:noWrap/>
            <w:vAlign w:val="center"/>
            <w:hideMark/>
            <w:tcPrChange w:id="146" w:author="Martin Kokora" w:date="2026-08-12T10:12:00Z">
              <w:tcPr>
                <w:tcW w:w="1201" w:type="dxa"/>
                <w:gridSpan w:val="2"/>
                <w:tcBorders>
                  <w:top w:val="nil"/>
                  <w:left w:val="nil"/>
                  <w:bottom w:val="nil"/>
                  <w:right w:val="single" w:sz="8" w:space="0" w:color="auto"/>
                </w:tcBorders>
                <w:shd w:val="clear" w:color="auto" w:fill="auto"/>
                <w:noWrap/>
                <w:vAlign w:val="bottom"/>
                <w:hideMark/>
              </w:tcPr>
            </w:tcPrChange>
          </w:tcPr>
          <w:p w14:paraId="43991E9A" w14:textId="6859FD69"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47" w:author="Martin Kokora" w:date="2026-08-12T10:12:00Z">
              <w:r>
                <w:rPr>
                  <w:rFonts w:ascii="Ebrima" w:hAnsi="Ebrima"/>
                  <w:color w:val="000000"/>
                  <w:sz w:val="20"/>
                  <w:szCs w:val="20"/>
                </w:rPr>
                <w:t>50,32</w:t>
              </w:r>
            </w:ins>
            <w:del w:id="148" w:author="Martin Kokora" w:date="2026-08-12T10:12:00Z">
              <w:r>
                <w:rPr>
                  <w:rFonts w:ascii="Ebrima" w:eastAsia="Times New Roman" w:hAnsi="Ebrima"/>
                  <w:sz w:val="20"/>
                  <w:szCs w:val="20"/>
                  <w:bdr w:val="none" w:sz="0" w:space="0" w:color="auto"/>
                  <w:lang w:val="fr-CI" w:eastAsia="fr-CI"/>
                </w:rPr>
                <w:delText>50,32</w:delText>
              </w:r>
            </w:del>
          </w:p>
        </w:tc>
        <w:tc>
          <w:tcPr>
            <w:tcW w:w="1138" w:type="dxa"/>
            <w:tcBorders>
              <w:top w:val="nil"/>
              <w:left w:val="nil"/>
              <w:bottom w:val="nil"/>
              <w:right w:val="single" w:sz="8" w:space="0" w:color="auto"/>
            </w:tcBorders>
            <w:shd w:val="clear" w:color="auto" w:fill="auto"/>
            <w:noWrap/>
            <w:vAlign w:val="center"/>
            <w:hideMark/>
            <w:tcPrChange w:id="149" w:author="Martin Kokora" w:date="2026-08-12T10:12:00Z">
              <w:tcPr>
                <w:tcW w:w="1138" w:type="dxa"/>
                <w:gridSpan w:val="2"/>
                <w:tcBorders>
                  <w:top w:val="nil"/>
                  <w:left w:val="nil"/>
                  <w:bottom w:val="nil"/>
                  <w:right w:val="single" w:sz="8" w:space="0" w:color="auto"/>
                </w:tcBorders>
                <w:shd w:val="clear" w:color="auto" w:fill="auto"/>
                <w:noWrap/>
                <w:vAlign w:val="bottom"/>
                <w:hideMark/>
              </w:tcPr>
            </w:tcPrChange>
          </w:tcPr>
          <w:p w14:paraId="6437DB5A" w14:textId="57147956"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50" w:author="Martin Kokora" w:date="2026-08-12T10:12:00Z">
              <w:r>
                <w:rPr>
                  <w:rFonts w:ascii="Ebrima" w:hAnsi="Ebrima"/>
                  <w:color w:val="000000"/>
                  <w:sz w:val="20"/>
                  <w:szCs w:val="20"/>
                </w:rPr>
                <w:t>0</w:t>
              </w:r>
            </w:ins>
            <w:del w:id="151" w:author="Martin Kokora" w:date="2026-08-12T10:12:00Z">
              <w:r>
                <w:rPr>
                  <w:rFonts w:ascii="Ebrima" w:eastAsia="Times New Roman" w:hAnsi="Ebrima"/>
                  <w:sz w:val="20"/>
                  <w:szCs w:val="20"/>
                  <w:bdr w:val="none" w:sz="0" w:space="0" w:color="auto"/>
                  <w:lang w:val="fr-CI" w:eastAsia="fr-CI"/>
                </w:rPr>
                <w:delText>0,00</w:delText>
              </w:r>
            </w:del>
          </w:p>
        </w:tc>
        <w:tc>
          <w:tcPr>
            <w:tcW w:w="875" w:type="dxa"/>
            <w:tcBorders>
              <w:top w:val="nil"/>
              <w:left w:val="nil"/>
              <w:bottom w:val="nil"/>
              <w:right w:val="single" w:sz="8" w:space="0" w:color="auto"/>
            </w:tcBorders>
            <w:shd w:val="clear" w:color="auto" w:fill="auto"/>
            <w:noWrap/>
            <w:vAlign w:val="center"/>
            <w:hideMark/>
            <w:tcPrChange w:id="152" w:author="Martin Kokora" w:date="2026-08-12T10:12:00Z">
              <w:tcPr>
                <w:tcW w:w="875" w:type="dxa"/>
                <w:gridSpan w:val="2"/>
                <w:tcBorders>
                  <w:top w:val="nil"/>
                  <w:left w:val="nil"/>
                  <w:bottom w:val="nil"/>
                  <w:right w:val="single" w:sz="8" w:space="0" w:color="auto"/>
                </w:tcBorders>
                <w:shd w:val="clear" w:color="auto" w:fill="auto"/>
                <w:noWrap/>
                <w:vAlign w:val="bottom"/>
                <w:hideMark/>
              </w:tcPr>
            </w:tcPrChange>
          </w:tcPr>
          <w:p w14:paraId="4DE6EAA1" w14:textId="07F9ABA7"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53" w:author="Martin Kokora" w:date="2026-08-12T10:12:00Z">
              <w:r>
                <w:rPr>
                  <w:rFonts w:ascii="Ebrima" w:hAnsi="Ebrima"/>
                  <w:color w:val="000000"/>
                  <w:sz w:val="20"/>
                  <w:szCs w:val="20"/>
                </w:rPr>
                <w:t> </w:t>
              </w:r>
            </w:ins>
            <w:del w:id="154" w:author="Martin Kokora" w:date="2026-08-12T10:12:00Z">
              <w:r>
                <w:rPr>
                  <w:rFonts w:ascii="Ebrima" w:eastAsia="Times New Roman" w:hAnsi="Ebrima"/>
                  <w:sz w:val="20"/>
                  <w:szCs w:val="20"/>
                  <w:bdr w:val="none" w:sz="0" w:space="0" w:color="auto"/>
                  <w:lang w:val="fr-CI" w:eastAsia="fr-CI"/>
                </w:rPr>
                <w:delText> </w:delText>
              </w:r>
            </w:del>
          </w:p>
        </w:tc>
        <w:tc>
          <w:tcPr>
            <w:tcW w:w="875" w:type="dxa"/>
            <w:tcBorders>
              <w:top w:val="nil"/>
              <w:left w:val="nil"/>
              <w:bottom w:val="nil"/>
              <w:right w:val="single" w:sz="8" w:space="0" w:color="auto"/>
            </w:tcBorders>
            <w:shd w:val="clear" w:color="auto" w:fill="auto"/>
            <w:noWrap/>
            <w:vAlign w:val="center"/>
            <w:hideMark/>
            <w:tcPrChange w:id="155" w:author="Martin Kokora" w:date="2026-08-12T10:12:00Z">
              <w:tcPr>
                <w:tcW w:w="875" w:type="dxa"/>
                <w:gridSpan w:val="2"/>
                <w:tcBorders>
                  <w:top w:val="nil"/>
                  <w:left w:val="nil"/>
                  <w:bottom w:val="nil"/>
                  <w:right w:val="single" w:sz="8" w:space="0" w:color="auto"/>
                </w:tcBorders>
                <w:shd w:val="clear" w:color="auto" w:fill="auto"/>
                <w:noWrap/>
                <w:vAlign w:val="bottom"/>
                <w:hideMark/>
              </w:tcPr>
            </w:tcPrChange>
          </w:tcPr>
          <w:p w14:paraId="2EC401A6" w14:textId="3A420DCA"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56" w:author="Martin Kokora" w:date="2026-08-12T10:12:00Z">
              <w:r>
                <w:rPr>
                  <w:rFonts w:ascii="Ebrima" w:hAnsi="Ebrima"/>
                  <w:color w:val="000000"/>
                  <w:sz w:val="20"/>
                  <w:szCs w:val="20"/>
                </w:rPr>
                <w:t> </w:t>
              </w:r>
            </w:ins>
            <w:del w:id="157" w:author="Martin Kokora" w:date="2026-08-12T10:12:00Z">
              <w:r>
                <w:rPr>
                  <w:rFonts w:ascii="Ebrima" w:eastAsia="Times New Roman" w:hAnsi="Ebrima"/>
                  <w:sz w:val="20"/>
                  <w:szCs w:val="20"/>
                  <w:bdr w:val="none" w:sz="0" w:space="0" w:color="auto"/>
                  <w:lang w:val="fr-CI" w:eastAsia="fr-CI"/>
                </w:rPr>
                <w:delText> </w:delText>
              </w:r>
            </w:del>
          </w:p>
        </w:tc>
        <w:tc>
          <w:tcPr>
            <w:tcW w:w="1086" w:type="dxa"/>
            <w:tcBorders>
              <w:top w:val="nil"/>
              <w:left w:val="nil"/>
              <w:bottom w:val="nil"/>
              <w:right w:val="single" w:sz="8" w:space="0" w:color="auto"/>
            </w:tcBorders>
            <w:shd w:val="clear" w:color="auto" w:fill="auto"/>
            <w:noWrap/>
            <w:vAlign w:val="center"/>
            <w:hideMark/>
            <w:tcPrChange w:id="158" w:author="Martin Kokora" w:date="2026-08-12T10:12:00Z">
              <w:tcPr>
                <w:tcW w:w="1086" w:type="dxa"/>
                <w:tcBorders>
                  <w:top w:val="nil"/>
                  <w:left w:val="nil"/>
                  <w:bottom w:val="nil"/>
                  <w:right w:val="single" w:sz="8" w:space="0" w:color="auto"/>
                </w:tcBorders>
                <w:shd w:val="clear" w:color="auto" w:fill="auto"/>
                <w:noWrap/>
                <w:vAlign w:val="bottom"/>
                <w:hideMark/>
              </w:tcPr>
            </w:tcPrChange>
          </w:tcPr>
          <w:p w14:paraId="30800B02" w14:textId="14AC55EF"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59" w:author="Martin Kokora" w:date="2026-08-12T10:12:00Z">
              <w:r>
                <w:rPr>
                  <w:rFonts w:ascii="Ebrima" w:hAnsi="Ebrima"/>
                  <w:color w:val="000000"/>
                  <w:sz w:val="20"/>
                  <w:szCs w:val="20"/>
                </w:rPr>
                <w:t>50,32</w:t>
              </w:r>
            </w:ins>
            <w:del w:id="160" w:author="Martin Kokora" w:date="2026-08-12T10:12:00Z">
              <w:r>
                <w:rPr>
                  <w:rFonts w:ascii="Ebrima" w:eastAsia="Times New Roman" w:hAnsi="Ebrima"/>
                  <w:sz w:val="20"/>
                  <w:szCs w:val="20"/>
                  <w:bdr w:val="none" w:sz="0" w:space="0" w:color="auto"/>
                  <w:lang w:val="fr-CI" w:eastAsia="fr-CI"/>
                </w:rPr>
                <w:delText>50,32</w:delText>
              </w:r>
            </w:del>
          </w:p>
        </w:tc>
        <w:tc>
          <w:tcPr>
            <w:tcW w:w="957" w:type="dxa"/>
            <w:tcBorders>
              <w:top w:val="nil"/>
              <w:left w:val="nil"/>
              <w:bottom w:val="nil"/>
              <w:right w:val="single" w:sz="8" w:space="0" w:color="auto"/>
            </w:tcBorders>
            <w:shd w:val="clear" w:color="auto" w:fill="auto"/>
            <w:noWrap/>
            <w:vAlign w:val="bottom"/>
            <w:hideMark/>
            <w:tcPrChange w:id="161" w:author="Martin Kokora" w:date="2026-08-12T10:12:00Z">
              <w:tcPr>
                <w:tcW w:w="957" w:type="dxa"/>
                <w:gridSpan w:val="2"/>
                <w:tcBorders>
                  <w:top w:val="nil"/>
                  <w:left w:val="nil"/>
                  <w:bottom w:val="nil"/>
                  <w:right w:val="single" w:sz="8" w:space="0" w:color="auto"/>
                </w:tcBorders>
                <w:shd w:val="clear" w:color="auto" w:fill="auto"/>
                <w:noWrap/>
                <w:vAlign w:val="bottom"/>
                <w:hideMark/>
              </w:tcPr>
            </w:tcPrChange>
          </w:tcPr>
          <w:p w14:paraId="3B330D11" w14:textId="31C97F9B"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p>
        </w:tc>
      </w:tr>
      <w:tr w:rsidR="003E6217" w:rsidRPr="000A0C82" w14:paraId="399E9505" w14:textId="77777777" w:rsidTr="003E61D1">
        <w:tblPrEx>
          <w:tblW w:w="10227" w:type="dxa"/>
          <w:tblCellMar>
            <w:left w:w="70" w:type="dxa"/>
            <w:right w:w="70" w:type="dxa"/>
          </w:tblCellMar>
          <w:tblPrExChange w:id="162" w:author="Martin Kokora" w:date="2026-08-12T10:12:00Z">
            <w:tblPrEx>
              <w:tblW w:w="10227" w:type="dxa"/>
              <w:tblCellMar>
                <w:left w:w="70" w:type="dxa"/>
                <w:right w:w="70" w:type="dxa"/>
              </w:tblCellMar>
            </w:tblPrEx>
          </w:tblPrExChange>
        </w:tblPrEx>
        <w:trPr>
          <w:trHeight w:val="365"/>
          <w:trPrChange w:id="163" w:author="Martin Kokora" w:date="2026-08-12T10:12:00Z">
            <w:trPr>
              <w:gridAfter w:val="0"/>
              <w:trHeight w:val="365"/>
            </w:trPr>
          </w:trPrChange>
        </w:trPr>
        <w:tc>
          <w:tcPr>
            <w:tcW w:w="4095" w:type="dxa"/>
            <w:tcBorders>
              <w:top w:val="nil"/>
              <w:left w:val="single" w:sz="8" w:space="0" w:color="auto"/>
              <w:bottom w:val="nil"/>
              <w:right w:val="single" w:sz="8" w:space="0" w:color="auto"/>
            </w:tcBorders>
            <w:shd w:val="clear" w:color="auto" w:fill="auto"/>
            <w:noWrap/>
            <w:vAlign w:val="bottom"/>
            <w:hideMark/>
            <w:tcPrChange w:id="164" w:author="Martin Kokora" w:date="2026-08-12T10:12:00Z">
              <w:tcPr>
                <w:tcW w:w="4095" w:type="dxa"/>
                <w:gridSpan w:val="2"/>
                <w:tcBorders>
                  <w:top w:val="nil"/>
                  <w:left w:val="single" w:sz="8" w:space="0" w:color="auto"/>
                  <w:bottom w:val="nil"/>
                  <w:right w:val="single" w:sz="8" w:space="0" w:color="auto"/>
                </w:tcBorders>
                <w:shd w:val="clear" w:color="auto" w:fill="auto"/>
                <w:noWrap/>
                <w:vAlign w:val="bottom"/>
                <w:hideMark/>
              </w:tcPr>
            </w:tcPrChange>
          </w:tcPr>
          <w:p w14:paraId="13F6D67A" w14:textId="77777777" w:rsidR="003E6217" w:rsidRPr="000A0C82"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FIMR</w:t>
            </w:r>
          </w:p>
        </w:tc>
        <w:tc>
          <w:tcPr>
            <w:tcW w:w="1201" w:type="dxa"/>
            <w:tcBorders>
              <w:top w:val="nil"/>
              <w:left w:val="nil"/>
              <w:bottom w:val="nil"/>
              <w:right w:val="single" w:sz="8" w:space="0" w:color="auto"/>
            </w:tcBorders>
            <w:shd w:val="clear" w:color="auto" w:fill="auto"/>
            <w:noWrap/>
            <w:vAlign w:val="center"/>
            <w:hideMark/>
            <w:tcPrChange w:id="165" w:author="Martin Kokora" w:date="2026-08-12T10:12:00Z">
              <w:tcPr>
                <w:tcW w:w="1201" w:type="dxa"/>
                <w:gridSpan w:val="2"/>
                <w:tcBorders>
                  <w:top w:val="nil"/>
                  <w:left w:val="nil"/>
                  <w:bottom w:val="nil"/>
                  <w:right w:val="single" w:sz="8" w:space="0" w:color="auto"/>
                </w:tcBorders>
                <w:shd w:val="clear" w:color="auto" w:fill="auto"/>
                <w:noWrap/>
                <w:vAlign w:val="bottom"/>
                <w:hideMark/>
              </w:tcPr>
            </w:tcPrChange>
          </w:tcPr>
          <w:p w14:paraId="7F8ECD20" w14:textId="11F83A49"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66" w:author="Martin Kokora" w:date="2026-08-12T10:12:00Z">
              <w:r>
                <w:rPr>
                  <w:rFonts w:ascii="Ebrima" w:hAnsi="Ebrima"/>
                  <w:color w:val="000000"/>
                  <w:sz w:val="20"/>
                  <w:szCs w:val="20"/>
                </w:rPr>
                <w:t>63,67</w:t>
              </w:r>
            </w:ins>
            <w:del w:id="167" w:author="Martin Kokora" w:date="2026-08-12T10:12:00Z">
              <w:r>
                <w:rPr>
                  <w:rFonts w:ascii="Ebrima" w:eastAsia="Times New Roman" w:hAnsi="Ebrima"/>
                  <w:sz w:val="20"/>
                  <w:szCs w:val="20"/>
                  <w:bdr w:val="none" w:sz="0" w:space="0" w:color="auto"/>
                  <w:lang w:val="fr-CI" w:eastAsia="fr-CI"/>
                </w:rPr>
                <w:delText>63,67</w:delText>
              </w:r>
            </w:del>
          </w:p>
        </w:tc>
        <w:tc>
          <w:tcPr>
            <w:tcW w:w="1138" w:type="dxa"/>
            <w:tcBorders>
              <w:top w:val="nil"/>
              <w:left w:val="nil"/>
              <w:bottom w:val="nil"/>
              <w:right w:val="nil"/>
            </w:tcBorders>
            <w:shd w:val="clear" w:color="auto" w:fill="auto"/>
            <w:noWrap/>
            <w:vAlign w:val="center"/>
            <w:hideMark/>
            <w:tcPrChange w:id="168" w:author="Martin Kokora" w:date="2026-08-12T10:12:00Z">
              <w:tcPr>
                <w:tcW w:w="1138" w:type="dxa"/>
                <w:gridSpan w:val="2"/>
                <w:tcBorders>
                  <w:top w:val="nil"/>
                  <w:left w:val="nil"/>
                  <w:bottom w:val="nil"/>
                  <w:right w:val="nil"/>
                </w:tcBorders>
                <w:shd w:val="clear" w:color="auto" w:fill="auto"/>
                <w:noWrap/>
                <w:vAlign w:val="bottom"/>
                <w:hideMark/>
              </w:tcPr>
            </w:tcPrChange>
          </w:tcPr>
          <w:p w14:paraId="2460376B" w14:textId="182BDAE6"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69" w:author="Martin Kokora" w:date="2026-08-12T10:12:00Z">
              <w:r>
                <w:rPr>
                  <w:rFonts w:ascii="Ebrima" w:hAnsi="Ebrima"/>
                  <w:color w:val="000000"/>
                  <w:sz w:val="20"/>
                  <w:szCs w:val="20"/>
                </w:rPr>
                <w:t>151,53</w:t>
              </w:r>
            </w:ins>
            <w:del w:id="170" w:author="Martin Kokora" w:date="2026-08-12T10:12:00Z">
              <w:r>
                <w:rPr>
                  <w:rFonts w:ascii="Ebrima" w:eastAsia="Times New Roman" w:hAnsi="Ebrima"/>
                  <w:sz w:val="20"/>
                  <w:szCs w:val="20"/>
                  <w:bdr w:val="none" w:sz="0" w:space="0" w:color="auto"/>
                  <w:lang w:val="fr-CI" w:eastAsia="fr-CI"/>
                </w:rPr>
                <w:delText>151,53</w:delText>
              </w:r>
            </w:del>
          </w:p>
        </w:tc>
        <w:tc>
          <w:tcPr>
            <w:tcW w:w="875" w:type="dxa"/>
            <w:tcBorders>
              <w:top w:val="nil"/>
              <w:left w:val="single" w:sz="8" w:space="0" w:color="auto"/>
              <w:bottom w:val="nil"/>
              <w:right w:val="single" w:sz="8" w:space="0" w:color="auto"/>
            </w:tcBorders>
            <w:shd w:val="clear" w:color="auto" w:fill="auto"/>
            <w:noWrap/>
            <w:vAlign w:val="center"/>
            <w:hideMark/>
            <w:tcPrChange w:id="171" w:author="Martin Kokora" w:date="2026-08-12T10:12:00Z">
              <w:tcPr>
                <w:tcW w:w="875" w:type="dxa"/>
                <w:gridSpan w:val="2"/>
                <w:tcBorders>
                  <w:top w:val="nil"/>
                  <w:left w:val="single" w:sz="8" w:space="0" w:color="auto"/>
                  <w:bottom w:val="nil"/>
                  <w:right w:val="single" w:sz="8" w:space="0" w:color="auto"/>
                </w:tcBorders>
                <w:shd w:val="clear" w:color="auto" w:fill="auto"/>
                <w:noWrap/>
                <w:vAlign w:val="bottom"/>
                <w:hideMark/>
              </w:tcPr>
            </w:tcPrChange>
          </w:tcPr>
          <w:p w14:paraId="1A3AC1D7" w14:textId="7F6825BE"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72" w:author="Martin Kokora" w:date="2026-08-12T10:12:00Z">
              <w:r>
                <w:rPr>
                  <w:rFonts w:ascii="Ebrima" w:hAnsi="Ebrima"/>
                  <w:color w:val="000000"/>
                  <w:sz w:val="20"/>
                  <w:szCs w:val="20"/>
                </w:rPr>
                <w:t>7,9</w:t>
              </w:r>
            </w:ins>
            <w:del w:id="173" w:author="Martin Kokora" w:date="2026-08-12T10:12:00Z">
              <w:r>
                <w:rPr>
                  <w:rFonts w:ascii="Ebrima" w:eastAsia="Times New Roman" w:hAnsi="Ebrima"/>
                  <w:sz w:val="20"/>
                  <w:szCs w:val="20"/>
                  <w:bdr w:val="none" w:sz="0" w:space="0" w:color="auto"/>
                  <w:lang w:val="fr-CI" w:eastAsia="fr-CI"/>
                </w:rPr>
                <w:delText>7,90</w:delText>
              </w:r>
            </w:del>
          </w:p>
        </w:tc>
        <w:tc>
          <w:tcPr>
            <w:tcW w:w="875" w:type="dxa"/>
            <w:tcBorders>
              <w:top w:val="nil"/>
              <w:left w:val="nil"/>
              <w:bottom w:val="nil"/>
              <w:right w:val="single" w:sz="8" w:space="0" w:color="auto"/>
            </w:tcBorders>
            <w:shd w:val="clear" w:color="auto" w:fill="auto"/>
            <w:noWrap/>
            <w:vAlign w:val="center"/>
            <w:hideMark/>
            <w:tcPrChange w:id="174" w:author="Martin Kokora" w:date="2026-08-12T10:12:00Z">
              <w:tcPr>
                <w:tcW w:w="875" w:type="dxa"/>
                <w:gridSpan w:val="2"/>
                <w:tcBorders>
                  <w:top w:val="nil"/>
                  <w:left w:val="nil"/>
                  <w:bottom w:val="nil"/>
                  <w:right w:val="single" w:sz="8" w:space="0" w:color="auto"/>
                </w:tcBorders>
                <w:shd w:val="clear" w:color="auto" w:fill="auto"/>
                <w:noWrap/>
                <w:vAlign w:val="bottom"/>
                <w:hideMark/>
              </w:tcPr>
            </w:tcPrChange>
          </w:tcPr>
          <w:p w14:paraId="5B2B10E6" w14:textId="27A2CB49"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75" w:author="Martin Kokora" w:date="2026-08-12T10:12:00Z">
              <w:r>
                <w:rPr>
                  <w:rFonts w:ascii="Ebrima" w:hAnsi="Ebrima"/>
                  <w:color w:val="000000"/>
                  <w:sz w:val="20"/>
                  <w:szCs w:val="20"/>
                </w:rPr>
                <w:t>13,25</w:t>
              </w:r>
            </w:ins>
            <w:del w:id="176" w:author="Martin Kokora" w:date="2026-08-12T10:12:00Z">
              <w:r>
                <w:rPr>
                  <w:rFonts w:ascii="Ebrima" w:eastAsia="Times New Roman" w:hAnsi="Ebrima"/>
                  <w:sz w:val="20"/>
                  <w:szCs w:val="20"/>
                  <w:bdr w:val="none" w:sz="0" w:space="0" w:color="auto"/>
                  <w:lang w:val="fr-CI" w:eastAsia="fr-CI"/>
                </w:rPr>
                <w:delText>13,25</w:delText>
              </w:r>
            </w:del>
          </w:p>
        </w:tc>
        <w:tc>
          <w:tcPr>
            <w:tcW w:w="1086" w:type="dxa"/>
            <w:tcBorders>
              <w:top w:val="nil"/>
              <w:left w:val="nil"/>
              <w:bottom w:val="nil"/>
              <w:right w:val="single" w:sz="8" w:space="0" w:color="auto"/>
            </w:tcBorders>
            <w:shd w:val="clear" w:color="auto" w:fill="auto"/>
            <w:noWrap/>
            <w:vAlign w:val="center"/>
            <w:hideMark/>
            <w:tcPrChange w:id="177" w:author="Martin Kokora" w:date="2026-08-12T10:12:00Z">
              <w:tcPr>
                <w:tcW w:w="1086" w:type="dxa"/>
                <w:tcBorders>
                  <w:top w:val="nil"/>
                  <w:left w:val="nil"/>
                  <w:bottom w:val="nil"/>
                  <w:right w:val="single" w:sz="8" w:space="0" w:color="auto"/>
                </w:tcBorders>
                <w:shd w:val="clear" w:color="auto" w:fill="auto"/>
                <w:noWrap/>
                <w:vAlign w:val="bottom"/>
                <w:hideMark/>
              </w:tcPr>
            </w:tcPrChange>
          </w:tcPr>
          <w:p w14:paraId="1E341F73" w14:textId="3BC7DE7C"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78" w:author="Martin Kokora" w:date="2026-08-12T10:12:00Z">
              <w:r>
                <w:rPr>
                  <w:rFonts w:ascii="Ebrima" w:hAnsi="Ebrima"/>
                  <w:color w:val="000000"/>
                  <w:sz w:val="20"/>
                  <w:szCs w:val="20"/>
                </w:rPr>
                <w:t>228,45</w:t>
              </w:r>
            </w:ins>
            <w:del w:id="179" w:author="Martin Kokora" w:date="2026-08-12T10:12:00Z">
              <w:r>
                <w:rPr>
                  <w:rFonts w:ascii="Ebrima" w:eastAsia="Times New Roman" w:hAnsi="Ebrima"/>
                  <w:sz w:val="20"/>
                  <w:szCs w:val="20"/>
                  <w:bdr w:val="none" w:sz="0" w:space="0" w:color="auto"/>
                  <w:lang w:val="fr-CI" w:eastAsia="fr-CI"/>
                </w:rPr>
                <w:delText>228,45</w:delText>
              </w:r>
            </w:del>
          </w:p>
        </w:tc>
        <w:tc>
          <w:tcPr>
            <w:tcW w:w="957" w:type="dxa"/>
            <w:tcBorders>
              <w:top w:val="nil"/>
              <w:left w:val="nil"/>
              <w:bottom w:val="nil"/>
              <w:right w:val="single" w:sz="8" w:space="0" w:color="auto"/>
            </w:tcBorders>
            <w:shd w:val="clear" w:color="auto" w:fill="auto"/>
            <w:noWrap/>
            <w:vAlign w:val="center"/>
            <w:hideMark/>
            <w:tcPrChange w:id="180" w:author="Martin Kokora" w:date="2026-08-12T10:12:00Z">
              <w:tcPr>
                <w:tcW w:w="957" w:type="dxa"/>
                <w:gridSpan w:val="2"/>
                <w:tcBorders>
                  <w:top w:val="nil"/>
                  <w:left w:val="nil"/>
                  <w:bottom w:val="nil"/>
                  <w:right w:val="single" w:sz="8" w:space="0" w:color="auto"/>
                </w:tcBorders>
                <w:shd w:val="clear" w:color="auto" w:fill="auto"/>
                <w:noWrap/>
                <w:vAlign w:val="center"/>
                <w:hideMark/>
              </w:tcPr>
            </w:tcPrChange>
          </w:tcPr>
          <w:p w14:paraId="50A734BA" w14:textId="42172ABF"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81" w:author="Martin Kokora" w:date="2026-08-12T10:12:00Z">
              <w:r>
                <w:rPr>
                  <w:rFonts w:ascii="Ebrima" w:hAnsi="Ebrima"/>
                  <w:color w:val="000000"/>
                  <w:sz w:val="20"/>
                  <w:szCs w:val="20"/>
                </w:rPr>
                <w:t>67,72%</w:t>
              </w:r>
            </w:ins>
            <w:del w:id="182" w:author="Martin Kokora" w:date="2026-08-12T10:12:00Z">
              <w:r>
                <w:rPr>
                  <w:rFonts w:ascii="Ebrima" w:hAnsi="Ebrima"/>
                  <w:color w:val="000000"/>
                  <w:sz w:val="20"/>
                  <w:szCs w:val="20"/>
                </w:rPr>
                <w:delText>67,72%</w:delText>
              </w:r>
            </w:del>
          </w:p>
        </w:tc>
      </w:tr>
      <w:tr w:rsidR="003E6217" w:rsidRPr="000A0C82" w14:paraId="4778D21A" w14:textId="77777777" w:rsidTr="003E61D1">
        <w:tblPrEx>
          <w:tblW w:w="10227" w:type="dxa"/>
          <w:tblCellMar>
            <w:left w:w="70" w:type="dxa"/>
            <w:right w:w="70" w:type="dxa"/>
          </w:tblCellMar>
          <w:tblPrExChange w:id="183" w:author="Martin Kokora" w:date="2026-08-12T10:12:00Z">
            <w:tblPrEx>
              <w:tblW w:w="10227" w:type="dxa"/>
              <w:tblCellMar>
                <w:left w:w="70" w:type="dxa"/>
                <w:right w:w="70" w:type="dxa"/>
              </w:tblCellMar>
            </w:tblPrEx>
          </w:tblPrExChange>
        </w:tblPrEx>
        <w:trPr>
          <w:trHeight w:val="365"/>
          <w:trPrChange w:id="184" w:author="Martin Kokora" w:date="2026-08-12T10:12:00Z">
            <w:trPr>
              <w:gridAfter w:val="0"/>
              <w:trHeight w:val="365"/>
            </w:trPr>
          </w:trPrChange>
        </w:trPr>
        <w:tc>
          <w:tcPr>
            <w:tcW w:w="4095" w:type="dxa"/>
            <w:tcBorders>
              <w:top w:val="nil"/>
              <w:left w:val="single" w:sz="8" w:space="0" w:color="auto"/>
              <w:bottom w:val="nil"/>
              <w:right w:val="single" w:sz="8" w:space="0" w:color="auto"/>
            </w:tcBorders>
            <w:shd w:val="clear" w:color="auto" w:fill="auto"/>
            <w:noWrap/>
            <w:vAlign w:val="bottom"/>
            <w:hideMark/>
            <w:tcPrChange w:id="185" w:author="Martin Kokora" w:date="2026-08-12T10:12:00Z">
              <w:tcPr>
                <w:tcW w:w="4095" w:type="dxa"/>
                <w:gridSpan w:val="2"/>
                <w:tcBorders>
                  <w:top w:val="nil"/>
                  <w:left w:val="single" w:sz="8" w:space="0" w:color="auto"/>
                  <w:bottom w:val="nil"/>
                  <w:right w:val="single" w:sz="8" w:space="0" w:color="auto"/>
                </w:tcBorders>
                <w:shd w:val="clear" w:color="auto" w:fill="auto"/>
                <w:noWrap/>
                <w:vAlign w:val="bottom"/>
                <w:hideMark/>
              </w:tcPr>
            </w:tcPrChange>
          </w:tcPr>
          <w:p w14:paraId="13C7A54E" w14:textId="77777777" w:rsidR="003E6217" w:rsidRPr="000A0C82"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Réserve de Prudence</w:t>
            </w:r>
          </w:p>
        </w:tc>
        <w:tc>
          <w:tcPr>
            <w:tcW w:w="1201" w:type="dxa"/>
            <w:tcBorders>
              <w:top w:val="nil"/>
              <w:left w:val="nil"/>
              <w:bottom w:val="nil"/>
              <w:right w:val="single" w:sz="8" w:space="0" w:color="auto"/>
            </w:tcBorders>
            <w:shd w:val="clear" w:color="auto" w:fill="auto"/>
            <w:noWrap/>
            <w:vAlign w:val="center"/>
            <w:hideMark/>
            <w:tcPrChange w:id="186" w:author="Martin Kokora" w:date="2026-08-12T10:12:00Z">
              <w:tcPr>
                <w:tcW w:w="1201" w:type="dxa"/>
                <w:gridSpan w:val="2"/>
                <w:tcBorders>
                  <w:top w:val="nil"/>
                  <w:left w:val="nil"/>
                  <w:bottom w:val="nil"/>
                  <w:right w:val="single" w:sz="8" w:space="0" w:color="auto"/>
                </w:tcBorders>
                <w:shd w:val="clear" w:color="auto" w:fill="auto"/>
                <w:noWrap/>
                <w:vAlign w:val="bottom"/>
                <w:hideMark/>
              </w:tcPr>
            </w:tcPrChange>
          </w:tcPr>
          <w:p w14:paraId="6D1D558F" w14:textId="767F2408"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87" w:author="Martin Kokora" w:date="2026-08-12T10:12:00Z">
              <w:r>
                <w:rPr>
                  <w:rFonts w:ascii="Ebrima" w:hAnsi="Ebrima"/>
                  <w:color w:val="000000"/>
                  <w:sz w:val="20"/>
                  <w:szCs w:val="20"/>
                </w:rPr>
                <w:t>57,8</w:t>
              </w:r>
            </w:ins>
            <w:del w:id="188" w:author="Martin Kokora" w:date="2026-08-12T10:12:00Z">
              <w:r>
                <w:rPr>
                  <w:rFonts w:ascii="Ebrima" w:eastAsia="Times New Roman" w:hAnsi="Ebrima"/>
                  <w:sz w:val="20"/>
                  <w:szCs w:val="20"/>
                  <w:bdr w:val="none" w:sz="0" w:space="0" w:color="auto"/>
                  <w:lang w:val="fr-CI" w:eastAsia="fr-CI"/>
                </w:rPr>
                <w:delText>57,80</w:delText>
              </w:r>
            </w:del>
          </w:p>
        </w:tc>
        <w:tc>
          <w:tcPr>
            <w:tcW w:w="1138" w:type="dxa"/>
            <w:tcBorders>
              <w:top w:val="nil"/>
              <w:left w:val="nil"/>
              <w:bottom w:val="nil"/>
              <w:right w:val="nil"/>
            </w:tcBorders>
            <w:shd w:val="clear" w:color="auto" w:fill="auto"/>
            <w:noWrap/>
            <w:vAlign w:val="center"/>
            <w:hideMark/>
            <w:tcPrChange w:id="189" w:author="Martin Kokora" w:date="2026-08-12T10:12:00Z">
              <w:tcPr>
                <w:tcW w:w="1138" w:type="dxa"/>
                <w:gridSpan w:val="2"/>
                <w:tcBorders>
                  <w:top w:val="nil"/>
                  <w:left w:val="nil"/>
                  <w:bottom w:val="nil"/>
                  <w:right w:val="nil"/>
                </w:tcBorders>
                <w:shd w:val="clear" w:color="auto" w:fill="auto"/>
                <w:noWrap/>
                <w:vAlign w:val="bottom"/>
                <w:hideMark/>
              </w:tcPr>
            </w:tcPrChange>
          </w:tcPr>
          <w:p w14:paraId="19683FF2" w14:textId="4BE8694D"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90" w:author="Martin Kokora" w:date="2026-08-12T10:12:00Z">
              <w:r>
                <w:rPr>
                  <w:rFonts w:ascii="Ebrima" w:hAnsi="Ebrima"/>
                  <w:color w:val="000000"/>
                  <w:sz w:val="20"/>
                  <w:szCs w:val="20"/>
                </w:rPr>
                <w:t>0</w:t>
              </w:r>
            </w:ins>
            <w:del w:id="191" w:author="Martin Kokora" w:date="2026-08-12T10:12:00Z">
              <w:r>
                <w:rPr>
                  <w:rFonts w:ascii="Ebrima" w:eastAsia="Times New Roman" w:hAnsi="Ebrima"/>
                  <w:sz w:val="20"/>
                  <w:szCs w:val="20"/>
                  <w:bdr w:val="none" w:sz="0" w:space="0" w:color="auto"/>
                  <w:lang w:val="fr-CI" w:eastAsia="fr-CI"/>
                </w:rPr>
                <w:delText>0,00</w:delText>
              </w:r>
            </w:del>
          </w:p>
        </w:tc>
        <w:tc>
          <w:tcPr>
            <w:tcW w:w="875" w:type="dxa"/>
            <w:tcBorders>
              <w:top w:val="nil"/>
              <w:left w:val="single" w:sz="8" w:space="0" w:color="auto"/>
              <w:bottom w:val="nil"/>
              <w:right w:val="single" w:sz="8" w:space="0" w:color="auto"/>
            </w:tcBorders>
            <w:shd w:val="clear" w:color="auto" w:fill="auto"/>
            <w:noWrap/>
            <w:vAlign w:val="center"/>
            <w:hideMark/>
            <w:tcPrChange w:id="192" w:author="Martin Kokora" w:date="2026-08-12T10:12:00Z">
              <w:tcPr>
                <w:tcW w:w="875" w:type="dxa"/>
                <w:gridSpan w:val="2"/>
                <w:tcBorders>
                  <w:top w:val="nil"/>
                  <w:left w:val="single" w:sz="8" w:space="0" w:color="auto"/>
                  <w:bottom w:val="nil"/>
                  <w:right w:val="single" w:sz="8" w:space="0" w:color="auto"/>
                </w:tcBorders>
                <w:shd w:val="clear" w:color="auto" w:fill="auto"/>
                <w:noWrap/>
                <w:vAlign w:val="bottom"/>
                <w:hideMark/>
              </w:tcPr>
            </w:tcPrChange>
          </w:tcPr>
          <w:p w14:paraId="4F69D718" w14:textId="1834FFAD"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93" w:author="Martin Kokora" w:date="2026-08-12T10:12:00Z">
              <w:r>
                <w:rPr>
                  <w:rFonts w:ascii="Ebrima" w:hAnsi="Ebrima"/>
                  <w:color w:val="000000"/>
                  <w:sz w:val="20"/>
                  <w:szCs w:val="20"/>
                </w:rPr>
                <w:t> </w:t>
              </w:r>
            </w:ins>
            <w:del w:id="194" w:author="Martin Kokora" w:date="2026-08-12T10:12:00Z">
              <w:r>
                <w:rPr>
                  <w:rFonts w:ascii="Ebrima" w:eastAsia="Times New Roman" w:hAnsi="Ebrima"/>
                  <w:sz w:val="20"/>
                  <w:szCs w:val="20"/>
                  <w:bdr w:val="none" w:sz="0" w:space="0" w:color="auto"/>
                  <w:lang w:val="fr-CI" w:eastAsia="fr-CI"/>
                </w:rPr>
                <w:delText> </w:delText>
              </w:r>
            </w:del>
          </w:p>
        </w:tc>
        <w:tc>
          <w:tcPr>
            <w:tcW w:w="875" w:type="dxa"/>
            <w:tcBorders>
              <w:top w:val="nil"/>
              <w:left w:val="nil"/>
              <w:bottom w:val="nil"/>
              <w:right w:val="single" w:sz="8" w:space="0" w:color="auto"/>
            </w:tcBorders>
            <w:shd w:val="clear" w:color="auto" w:fill="auto"/>
            <w:noWrap/>
            <w:vAlign w:val="center"/>
            <w:hideMark/>
            <w:tcPrChange w:id="195" w:author="Martin Kokora" w:date="2026-08-12T10:12:00Z">
              <w:tcPr>
                <w:tcW w:w="875" w:type="dxa"/>
                <w:gridSpan w:val="2"/>
                <w:tcBorders>
                  <w:top w:val="nil"/>
                  <w:left w:val="nil"/>
                  <w:bottom w:val="nil"/>
                  <w:right w:val="single" w:sz="8" w:space="0" w:color="auto"/>
                </w:tcBorders>
                <w:shd w:val="clear" w:color="auto" w:fill="auto"/>
                <w:noWrap/>
                <w:vAlign w:val="bottom"/>
                <w:hideMark/>
              </w:tcPr>
            </w:tcPrChange>
          </w:tcPr>
          <w:p w14:paraId="2A6D85B1" w14:textId="18DFE062"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96" w:author="Martin Kokora" w:date="2026-08-12T10:12:00Z">
              <w:r>
                <w:rPr>
                  <w:rFonts w:ascii="Ebrima" w:hAnsi="Ebrima"/>
                  <w:color w:val="000000"/>
                  <w:sz w:val="20"/>
                  <w:szCs w:val="20"/>
                </w:rPr>
                <w:t> </w:t>
              </w:r>
            </w:ins>
            <w:del w:id="197" w:author="Martin Kokora" w:date="2026-08-12T10:12:00Z">
              <w:r>
                <w:rPr>
                  <w:rFonts w:ascii="Ebrima" w:eastAsia="Times New Roman" w:hAnsi="Ebrima"/>
                  <w:sz w:val="20"/>
                  <w:szCs w:val="20"/>
                  <w:bdr w:val="none" w:sz="0" w:space="0" w:color="auto"/>
                  <w:lang w:val="fr-CI" w:eastAsia="fr-CI"/>
                </w:rPr>
                <w:delText> </w:delText>
              </w:r>
            </w:del>
          </w:p>
        </w:tc>
        <w:tc>
          <w:tcPr>
            <w:tcW w:w="1086" w:type="dxa"/>
            <w:tcBorders>
              <w:top w:val="nil"/>
              <w:left w:val="nil"/>
              <w:bottom w:val="nil"/>
              <w:right w:val="single" w:sz="8" w:space="0" w:color="auto"/>
            </w:tcBorders>
            <w:shd w:val="clear" w:color="auto" w:fill="auto"/>
            <w:noWrap/>
            <w:vAlign w:val="center"/>
            <w:hideMark/>
            <w:tcPrChange w:id="198" w:author="Martin Kokora" w:date="2026-08-12T10:12:00Z">
              <w:tcPr>
                <w:tcW w:w="1086" w:type="dxa"/>
                <w:tcBorders>
                  <w:top w:val="nil"/>
                  <w:left w:val="nil"/>
                  <w:bottom w:val="nil"/>
                  <w:right w:val="single" w:sz="8" w:space="0" w:color="auto"/>
                </w:tcBorders>
                <w:shd w:val="clear" w:color="auto" w:fill="auto"/>
                <w:noWrap/>
                <w:vAlign w:val="bottom"/>
                <w:hideMark/>
              </w:tcPr>
            </w:tcPrChange>
          </w:tcPr>
          <w:p w14:paraId="46AEA633" w14:textId="78CC9A8A"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199" w:author="Martin Kokora" w:date="2026-08-12T10:12:00Z">
              <w:r>
                <w:rPr>
                  <w:rFonts w:ascii="Ebrima" w:hAnsi="Ebrima"/>
                  <w:color w:val="000000"/>
                  <w:sz w:val="20"/>
                  <w:szCs w:val="20"/>
                </w:rPr>
                <w:t>57,8</w:t>
              </w:r>
            </w:ins>
            <w:del w:id="200" w:author="Martin Kokora" w:date="2026-08-12T10:12:00Z">
              <w:r>
                <w:rPr>
                  <w:rFonts w:ascii="Ebrima" w:eastAsia="Times New Roman" w:hAnsi="Ebrima"/>
                  <w:sz w:val="20"/>
                  <w:szCs w:val="20"/>
                  <w:bdr w:val="none" w:sz="0" w:space="0" w:color="auto"/>
                  <w:lang w:val="fr-CI" w:eastAsia="fr-CI"/>
                </w:rPr>
                <w:delText>57,80</w:delText>
              </w:r>
            </w:del>
          </w:p>
        </w:tc>
        <w:tc>
          <w:tcPr>
            <w:tcW w:w="957" w:type="dxa"/>
            <w:tcBorders>
              <w:top w:val="nil"/>
              <w:left w:val="nil"/>
              <w:bottom w:val="nil"/>
              <w:right w:val="single" w:sz="8" w:space="0" w:color="auto"/>
            </w:tcBorders>
            <w:shd w:val="clear" w:color="auto" w:fill="auto"/>
            <w:noWrap/>
            <w:vAlign w:val="center"/>
            <w:hideMark/>
            <w:tcPrChange w:id="201" w:author="Martin Kokora" w:date="2026-08-12T10:12:00Z">
              <w:tcPr>
                <w:tcW w:w="957" w:type="dxa"/>
                <w:gridSpan w:val="2"/>
                <w:tcBorders>
                  <w:top w:val="nil"/>
                  <w:left w:val="nil"/>
                  <w:bottom w:val="nil"/>
                  <w:right w:val="single" w:sz="8" w:space="0" w:color="auto"/>
                </w:tcBorders>
                <w:shd w:val="clear" w:color="auto" w:fill="auto"/>
                <w:noWrap/>
                <w:vAlign w:val="center"/>
                <w:hideMark/>
              </w:tcPr>
            </w:tcPrChange>
          </w:tcPr>
          <w:p w14:paraId="352AD6A2" w14:textId="4421A229"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02" w:author="Martin Kokora" w:date="2026-08-12T10:12:00Z">
              <w:r>
                <w:rPr>
                  <w:rFonts w:ascii="Ebrima" w:hAnsi="Ebrima"/>
                  <w:color w:val="000000"/>
                  <w:sz w:val="20"/>
                  <w:szCs w:val="20"/>
                </w:rPr>
                <w:t> </w:t>
              </w:r>
            </w:ins>
            <w:del w:id="203" w:author="Martin Kokora" w:date="2026-08-12T10:12:00Z">
              <w:r>
                <w:rPr>
                  <w:rFonts w:ascii="Ebrima" w:hAnsi="Ebrima"/>
                  <w:color w:val="000000"/>
                  <w:sz w:val="20"/>
                  <w:szCs w:val="20"/>
                </w:rPr>
                <w:delText> </w:delText>
              </w:r>
            </w:del>
          </w:p>
        </w:tc>
      </w:tr>
      <w:tr w:rsidR="003E6217" w:rsidRPr="000A0C82" w14:paraId="3747EA88" w14:textId="77777777" w:rsidTr="003E61D1">
        <w:tblPrEx>
          <w:tblW w:w="10227" w:type="dxa"/>
          <w:tblCellMar>
            <w:left w:w="70" w:type="dxa"/>
            <w:right w:w="70" w:type="dxa"/>
          </w:tblCellMar>
          <w:tblPrExChange w:id="204" w:author="Martin Kokora" w:date="2026-08-12T10:12:00Z">
            <w:tblPrEx>
              <w:tblW w:w="10227" w:type="dxa"/>
              <w:tblCellMar>
                <w:left w:w="70" w:type="dxa"/>
                <w:right w:w="70" w:type="dxa"/>
              </w:tblCellMar>
            </w:tblPrEx>
          </w:tblPrExChange>
        </w:tblPrEx>
        <w:trPr>
          <w:trHeight w:val="365"/>
          <w:trPrChange w:id="205" w:author="Martin Kokora" w:date="2026-08-12T10:12:00Z">
            <w:trPr>
              <w:gridAfter w:val="0"/>
              <w:trHeight w:val="365"/>
            </w:trPr>
          </w:trPrChange>
        </w:trPr>
        <w:tc>
          <w:tcPr>
            <w:tcW w:w="4095" w:type="dxa"/>
            <w:tcBorders>
              <w:top w:val="nil"/>
              <w:left w:val="single" w:sz="8" w:space="0" w:color="auto"/>
              <w:bottom w:val="nil"/>
              <w:right w:val="single" w:sz="8" w:space="0" w:color="auto"/>
            </w:tcBorders>
            <w:shd w:val="clear" w:color="auto" w:fill="auto"/>
            <w:noWrap/>
            <w:vAlign w:val="bottom"/>
            <w:hideMark/>
            <w:tcPrChange w:id="206" w:author="Martin Kokora" w:date="2026-08-12T10:12:00Z">
              <w:tcPr>
                <w:tcW w:w="4095" w:type="dxa"/>
                <w:gridSpan w:val="2"/>
                <w:tcBorders>
                  <w:top w:val="nil"/>
                  <w:left w:val="single" w:sz="8" w:space="0" w:color="auto"/>
                  <w:bottom w:val="nil"/>
                  <w:right w:val="single" w:sz="8" w:space="0" w:color="auto"/>
                </w:tcBorders>
                <w:shd w:val="clear" w:color="auto" w:fill="auto"/>
                <w:noWrap/>
                <w:vAlign w:val="bottom"/>
                <w:hideMark/>
              </w:tcPr>
            </w:tcPrChange>
          </w:tcPr>
          <w:p w14:paraId="012113B4" w14:textId="373AC304" w:rsidR="003E6217" w:rsidRPr="000A0C82"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Diversification Agricole (Fonds Régénérat</w:t>
            </w:r>
            <w:ins w:id="207" w:author="MANOU" w:date="2026-08-20T11:27:00Z">
              <w:r>
                <w:rPr>
                  <w:rFonts w:ascii="Ebrima" w:eastAsia="Times New Roman" w:hAnsi="Ebrima"/>
                  <w:sz w:val="20"/>
                  <w:szCs w:val="20"/>
                  <w:bdr w:val="none" w:sz="0" w:space="0" w:color="auto"/>
                  <w:lang w:val="fr-CI" w:eastAsia="fr-CI"/>
                </w:rPr>
                <w:t>ion</w:t>
              </w:r>
            </w:ins>
            <w:del w:id="208" w:author="MANOU" w:date="2026-08-20T11:27:00Z">
              <w:r>
                <w:rPr>
                  <w:rFonts w:ascii="Ebrima" w:eastAsia="Times New Roman" w:hAnsi="Ebrima"/>
                  <w:sz w:val="20"/>
                  <w:szCs w:val="20"/>
                  <w:bdr w:val="none" w:sz="0" w:space="0" w:color="auto"/>
                  <w:lang w:val="fr-CI" w:eastAsia="fr-CI"/>
                </w:rPr>
                <w:delText>°</w:delText>
              </w:r>
            </w:del>
            <w:r>
              <w:rPr>
                <w:rFonts w:ascii="Ebrima" w:eastAsia="Times New Roman" w:hAnsi="Ebrima"/>
                <w:sz w:val="20"/>
                <w:szCs w:val="20"/>
                <w:bdr w:val="none" w:sz="0" w:space="0" w:color="auto"/>
                <w:lang w:val="fr-CI" w:eastAsia="fr-CI"/>
              </w:rPr>
              <w:t xml:space="preserve"> Verger Café)</w:t>
            </w:r>
          </w:p>
        </w:tc>
        <w:tc>
          <w:tcPr>
            <w:tcW w:w="1201" w:type="dxa"/>
            <w:tcBorders>
              <w:top w:val="nil"/>
              <w:left w:val="nil"/>
              <w:bottom w:val="nil"/>
              <w:right w:val="single" w:sz="8" w:space="0" w:color="auto"/>
            </w:tcBorders>
            <w:shd w:val="clear" w:color="auto" w:fill="auto"/>
            <w:noWrap/>
            <w:vAlign w:val="center"/>
            <w:hideMark/>
            <w:tcPrChange w:id="209" w:author="Martin Kokora" w:date="2026-08-12T10:12:00Z">
              <w:tcPr>
                <w:tcW w:w="1201" w:type="dxa"/>
                <w:gridSpan w:val="2"/>
                <w:tcBorders>
                  <w:top w:val="nil"/>
                  <w:left w:val="nil"/>
                  <w:bottom w:val="nil"/>
                  <w:right w:val="single" w:sz="8" w:space="0" w:color="auto"/>
                </w:tcBorders>
                <w:shd w:val="clear" w:color="auto" w:fill="auto"/>
                <w:noWrap/>
                <w:vAlign w:val="bottom"/>
                <w:hideMark/>
              </w:tcPr>
            </w:tcPrChange>
          </w:tcPr>
          <w:p w14:paraId="6CFD9536" w14:textId="7623FAAE"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10" w:author="Martin Kokora" w:date="2026-08-12T10:12:00Z">
              <w:r>
                <w:rPr>
                  <w:rFonts w:ascii="Ebrima" w:hAnsi="Ebrima"/>
                  <w:color w:val="000000"/>
                  <w:sz w:val="20"/>
                  <w:szCs w:val="20"/>
                </w:rPr>
                <w:t>9,29</w:t>
              </w:r>
            </w:ins>
            <w:del w:id="211" w:author="Martin Kokora" w:date="2026-08-12T10:12:00Z">
              <w:r>
                <w:rPr>
                  <w:rFonts w:ascii="Ebrima" w:eastAsia="Times New Roman" w:hAnsi="Ebrima"/>
                  <w:sz w:val="20"/>
                  <w:szCs w:val="20"/>
                  <w:bdr w:val="none" w:sz="0" w:space="0" w:color="auto"/>
                  <w:lang w:val="fr-CI" w:eastAsia="fr-CI"/>
                </w:rPr>
                <w:delText>9,29</w:delText>
              </w:r>
            </w:del>
          </w:p>
        </w:tc>
        <w:tc>
          <w:tcPr>
            <w:tcW w:w="1138" w:type="dxa"/>
            <w:tcBorders>
              <w:top w:val="nil"/>
              <w:left w:val="nil"/>
              <w:bottom w:val="nil"/>
              <w:right w:val="nil"/>
            </w:tcBorders>
            <w:shd w:val="clear" w:color="auto" w:fill="auto"/>
            <w:noWrap/>
            <w:vAlign w:val="center"/>
            <w:hideMark/>
            <w:tcPrChange w:id="212" w:author="Martin Kokora" w:date="2026-08-12T10:12:00Z">
              <w:tcPr>
                <w:tcW w:w="1138" w:type="dxa"/>
                <w:gridSpan w:val="2"/>
                <w:tcBorders>
                  <w:top w:val="nil"/>
                  <w:left w:val="nil"/>
                  <w:bottom w:val="nil"/>
                  <w:right w:val="nil"/>
                </w:tcBorders>
                <w:shd w:val="clear" w:color="auto" w:fill="auto"/>
                <w:noWrap/>
                <w:vAlign w:val="bottom"/>
                <w:hideMark/>
              </w:tcPr>
            </w:tcPrChange>
          </w:tcPr>
          <w:p w14:paraId="57523AFE" w14:textId="190C720F"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13" w:author="Martin Kokora" w:date="2026-08-12T10:12:00Z">
              <w:r>
                <w:rPr>
                  <w:rFonts w:ascii="Ebrima" w:hAnsi="Ebrima"/>
                  <w:color w:val="000000"/>
                  <w:sz w:val="20"/>
                  <w:szCs w:val="20"/>
                </w:rPr>
                <w:t>11,03</w:t>
              </w:r>
            </w:ins>
            <w:del w:id="214" w:author="Martin Kokora" w:date="2026-08-12T10:12:00Z">
              <w:r>
                <w:rPr>
                  <w:rFonts w:ascii="Ebrima" w:eastAsia="Times New Roman" w:hAnsi="Ebrima"/>
                  <w:sz w:val="20"/>
                  <w:szCs w:val="20"/>
                  <w:bdr w:val="none" w:sz="0" w:space="0" w:color="auto"/>
                  <w:lang w:val="fr-CI" w:eastAsia="fr-CI"/>
                </w:rPr>
                <w:delText>11,03</w:delText>
              </w:r>
            </w:del>
          </w:p>
        </w:tc>
        <w:tc>
          <w:tcPr>
            <w:tcW w:w="875" w:type="dxa"/>
            <w:tcBorders>
              <w:top w:val="nil"/>
              <w:left w:val="single" w:sz="8" w:space="0" w:color="auto"/>
              <w:bottom w:val="nil"/>
              <w:right w:val="single" w:sz="8" w:space="0" w:color="auto"/>
            </w:tcBorders>
            <w:shd w:val="clear" w:color="auto" w:fill="auto"/>
            <w:noWrap/>
            <w:vAlign w:val="center"/>
            <w:hideMark/>
            <w:tcPrChange w:id="215" w:author="Martin Kokora" w:date="2026-08-12T10:12:00Z">
              <w:tcPr>
                <w:tcW w:w="875" w:type="dxa"/>
                <w:gridSpan w:val="2"/>
                <w:tcBorders>
                  <w:top w:val="nil"/>
                  <w:left w:val="single" w:sz="8" w:space="0" w:color="auto"/>
                  <w:bottom w:val="nil"/>
                  <w:right w:val="single" w:sz="8" w:space="0" w:color="auto"/>
                </w:tcBorders>
                <w:shd w:val="clear" w:color="auto" w:fill="auto"/>
                <w:noWrap/>
                <w:vAlign w:val="bottom"/>
                <w:hideMark/>
              </w:tcPr>
            </w:tcPrChange>
          </w:tcPr>
          <w:p w14:paraId="08AE09C1" w14:textId="11FDD050"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16" w:author="Martin Kokora" w:date="2026-08-12T10:12:00Z">
              <w:r>
                <w:rPr>
                  <w:rFonts w:ascii="Ebrima" w:hAnsi="Ebrima"/>
                  <w:color w:val="000000"/>
                  <w:sz w:val="20"/>
                  <w:szCs w:val="20"/>
                </w:rPr>
                <w:t>0,23</w:t>
              </w:r>
            </w:ins>
            <w:del w:id="217" w:author="Martin Kokora" w:date="2026-08-12T10:12:00Z">
              <w:r>
                <w:rPr>
                  <w:rFonts w:ascii="Ebrima" w:eastAsia="Times New Roman" w:hAnsi="Ebrima"/>
                  <w:sz w:val="20"/>
                  <w:szCs w:val="20"/>
                  <w:bdr w:val="none" w:sz="0" w:space="0" w:color="auto"/>
                  <w:lang w:val="fr-CI" w:eastAsia="fr-CI"/>
                </w:rPr>
                <w:delText>0,23</w:delText>
              </w:r>
            </w:del>
          </w:p>
        </w:tc>
        <w:tc>
          <w:tcPr>
            <w:tcW w:w="875" w:type="dxa"/>
            <w:tcBorders>
              <w:top w:val="nil"/>
              <w:left w:val="nil"/>
              <w:bottom w:val="nil"/>
              <w:right w:val="single" w:sz="8" w:space="0" w:color="auto"/>
            </w:tcBorders>
            <w:shd w:val="clear" w:color="auto" w:fill="auto"/>
            <w:noWrap/>
            <w:vAlign w:val="center"/>
            <w:hideMark/>
            <w:tcPrChange w:id="218" w:author="Martin Kokora" w:date="2026-08-12T10:12:00Z">
              <w:tcPr>
                <w:tcW w:w="875" w:type="dxa"/>
                <w:gridSpan w:val="2"/>
                <w:tcBorders>
                  <w:top w:val="nil"/>
                  <w:left w:val="nil"/>
                  <w:bottom w:val="nil"/>
                  <w:right w:val="single" w:sz="8" w:space="0" w:color="auto"/>
                </w:tcBorders>
                <w:shd w:val="clear" w:color="auto" w:fill="auto"/>
                <w:noWrap/>
                <w:vAlign w:val="bottom"/>
                <w:hideMark/>
              </w:tcPr>
            </w:tcPrChange>
          </w:tcPr>
          <w:p w14:paraId="17B8DEAC" w14:textId="52DD7F9A"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19" w:author="Martin Kokora" w:date="2026-08-12T10:12:00Z">
              <w:r>
                <w:rPr>
                  <w:rFonts w:ascii="Ebrima" w:hAnsi="Ebrima"/>
                  <w:color w:val="000000"/>
                  <w:sz w:val="20"/>
                  <w:szCs w:val="20"/>
                </w:rPr>
                <w:t>0,19</w:t>
              </w:r>
            </w:ins>
            <w:del w:id="220" w:author="Martin Kokora" w:date="2026-08-12T10:12:00Z">
              <w:r>
                <w:rPr>
                  <w:rFonts w:ascii="Ebrima" w:eastAsia="Times New Roman" w:hAnsi="Ebrima"/>
                  <w:sz w:val="20"/>
                  <w:szCs w:val="20"/>
                  <w:bdr w:val="none" w:sz="0" w:space="0" w:color="auto"/>
                  <w:lang w:val="fr-CI" w:eastAsia="fr-CI"/>
                </w:rPr>
                <w:delText>0,19</w:delText>
              </w:r>
            </w:del>
          </w:p>
        </w:tc>
        <w:tc>
          <w:tcPr>
            <w:tcW w:w="1086" w:type="dxa"/>
            <w:tcBorders>
              <w:top w:val="nil"/>
              <w:left w:val="nil"/>
              <w:bottom w:val="nil"/>
              <w:right w:val="single" w:sz="8" w:space="0" w:color="auto"/>
            </w:tcBorders>
            <w:shd w:val="clear" w:color="auto" w:fill="auto"/>
            <w:noWrap/>
            <w:vAlign w:val="center"/>
            <w:hideMark/>
            <w:tcPrChange w:id="221" w:author="Martin Kokora" w:date="2026-08-12T10:12:00Z">
              <w:tcPr>
                <w:tcW w:w="1086" w:type="dxa"/>
                <w:tcBorders>
                  <w:top w:val="nil"/>
                  <w:left w:val="nil"/>
                  <w:bottom w:val="nil"/>
                  <w:right w:val="single" w:sz="8" w:space="0" w:color="auto"/>
                </w:tcBorders>
                <w:shd w:val="clear" w:color="auto" w:fill="auto"/>
                <w:noWrap/>
                <w:vAlign w:val="bottom"/>
                <w:hideMark/>
              </w:tcPr>
            </w:tcPrChange>
          </w:tcPr>
          <w:p w14:paraId="2A4330BF" w14:textId="53EF003E"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22" w:author="Martin Kokora" w:date="2026-08-12T10:12:00Z">
              <w:r>
                <w:rPr>
                  <w:rFonts w:ascii="Ebrima" w:hAnsi="Ebrima"/>
                  <w:color w:val="000000"/>
                  <w:sz w:val="20"/>
                  <w:szCs w:val="20"/>
                </w:rPr>
                <w:t>20,51</w:t>
              </w:r>
            </w:ins>
            <w:commentRangeStart w:id="223"/>
            <w:del w:id="224" w:author="Martin Kokora" w:date="2026-08-12T10:12:00Z">
              <w:r>
                <w:rPr>
                  <w:rFonts w:ascii="Ebrima" w:eastAsia="Times New Roman" w:hAnsi="Ebrima"/>
                  <w:sz w:val="20"/>
                  <w:szCs w:val="20"/>
                  <w:bdr w:val="none" w:sz="0" w:space="0" w:color="auto"/>
                  <w:lang w:val="fr-CI" w:eastAsia="fr-CI"/>
                </w:rPr>
                <w:delText>20,52</w:delText>
              </w:r>
              <w:commentRangeEnd w:id="223"/>
              <w:r>
                <w:rPr>
                  <w:rStyle w:val="Marquedecommentaire"/>
                  <w:rFonts w:ascii="Ebrima" w:hAnsi="Ebrima"/>
                  <w:rPrChange w:id="225" w:author="Martin Kokora" w:date="2026-08-12T10:12:00Z">
                    <w:rPr>
                      <w:rStyle w:val="Marquedecommentaire"/>
                    </w:rPr>
                  </w:rPrChange>
                </w:rPr>
                <w:commentReference w:id="223"/>
              </w:r>
            </w:del>
          </w:p>
        </w:tc>
        <w:tc>
          <w:tcPr>
            <w:tcW w:w="957" w:type="dxa"/>
            <w:tcBorders>
              <w:top w:val="nil"/>
              <w:left w:val="nil"/>
              <w:bottom w:val="nil"/>
              <w:right w:val="single" w:sz="8" w:space="0" w:color="auto"/>
            </w:tcBorders>
            <w:shd w:val="clear" w:color="auto" w:fill="auto"/>
            <w:noWrap/>
            <w:vAlign w:val="center"/>
            <w:hideMark/>
            <w:tcPrChange w:id="226" w:author="Martin Kokora" w:date="2026-08-12T10:12:00Z">
              <w:tcPr>
                <w:tcW w:w="957" w:type="dxa"/>
                <w:gridSpan w:val="2"/>
                <w:tcBorders>
                  <w:top w:val="nil"/>
                  <w:left w:val="nil"/>
                  <w:bottom w:val="nil"/>
                  <w:right w:val="single" w:sz="8" w:space="0" w:color="auto"/>
                </w:tcBorders>
                <w:shd w:val="clear" w:color="auto" w:fill="auto"/>
                <w:noWrap/>
                <w:vAlign w:val="center"/>
                <w:hideMark/>
              </w:tcPr>
            </w:tcPrChange>
          </w:tcPr>
          <w:p w14:paraId="6EB1D511" w14:textId="148F5C2F"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27" w:author="Martin Kokora" w:date="2026-08-12T10:12:00Z">
              <w:r>
                <w:rPr>
                  <w:rFonts w:ascii="Ebrima" w:hAnsi="Ebrima"/>
                  <w:color w:val="000000"/>
                  <w:sz w:val="20"/>
                  <w:szCs w:val="20"/>
                </w:rPr>
                <w:t>-17,39%</w:t>
              </w:r>
            </w:ins>
            <w:del w:id="228" w:author="Martin Kokora" w:date="2026-08-12T10:12:00Z">
              <w:r>
                <w:rPr>
                  <w:rFonts w:ascii="Ebrima" w:hAnsi="Ebrima"/>
                  <w:color w:val="000000"/>
                  <w:sz w:val="20"/>
                  <w:szCs w:val="20"/>
                </w:rPr>
                <w:delText>-17,39%</w:delText>
              </w:r>
            </w:del>
          </w:p>
        </w:tc>
      </w:tr>
      <w:tr w:rsidR="003E6217" w:rsidRPr="000A0C82" w14:paraId="5C304E67" w14:textId="77777777" w:rsidTr="003E61D1">
        <w:tblPrEx>
          <w:tblW w:w="10227" w:type="dxa"/>
          <w:tblCellMar>
            <w:left w:w="70" w:type="dxa"/>
            <w:right w:w="70" w:type="dxa"/>
          </w:tblCellMar>
          <w:tblPrExChange w:id="229" w:author="Martin Kokora" w:date="2026-08-12T10:12:00Z">
            <w:tblPrEx>
              <w:tblW w:w="10227" w:type="dxa"/>
              <w:tblCellMar>
                <w:left w:w="70" w:type="dxa"/>
                <w:right w:w="70" w:type="dxa"/>
              </w:tblCellMar>
            </w:tblPrEx>
          </w:tblPrExChange>
        </w:tblPrEx>
        <w:trPr>
          <w:trHeight w:val="365"/>
          <w:trPrChange w:id="230" w:author="Martin Kokora" w:date="2026-08-12T10:12:00Z">
            <w:trPr>
              <w:gridAfter w:val="0"/>
              <w:trHeight w:val="365"/>
            </w:trPr>
          </w:trPrChange>
        </w:trPr>
        <w:tc>
          <w:tcPr>
            <w:tcW w:w="4095" w:type="dxa"/>
            <w:tcBorders>
              <w:top w:val="nil"/>
              <w:left w:val="single" w:sz="8" w:space="0" w:color="auto"/>
              <w:bottom w:val="nil"/>
              <w:right w:val="single" w:sz="8" w:space="0" w:color="auto"/>
            </w:tcBorders>
            <w:shd w:val="clear" w:color="auto" w:fill="auto"/>
            <w:noWrap/>
            <w:vAlign w:val="bottom"/>
            <w:hideMark/>
            <w:tcPrChange w:id="231" w:author="Martin Kokora" w:date="2026-08-12T10:12:00Z">
              <w:tcPr>
                <w:tcW w:w="4095" w:type="dxa"/>
                <w:gridSpan w:val="2"/>
                <w:tcBorders>
                  <w:top w:val="nil"/>
                  <w:left w:val="single" w:sz="8" w:space="0" w:color="auto"/>
                  <w:bottom w:val="nil"/>
                  <w:right w:val="single" w:sz="8" w:space="0" w:color="auto"/>
                </w:tcBorders>
                <w:shd w:val="clear" w:color="auto" w:fill="auto"/>
                <w:noWrap/>
                <w:vAlign w:val="bottom"/>
                <w:hideMark/>
              </w:tcPr>
            </w:tcPrChange>
          </w:tcPr>
          <w:p w14:paraId="5CFD38E6" w14:textId="77777777" w:rsidR="003E6217" w:rsidRPr="000A0C82"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Sacherie brousse</w:t>
            </w:r>
          </w:p>
        </w:tc>
        <w:tc>
          <w:tcPr>
            <w:tcW w:w="1201" w:type="dxa"/>
            <w:tcBorders>
              <w:top w:val="nil"/>
              <w:left w:val="nil"/>
              <w:bottom w:val="nil"/>
              <w:right w:val="single" w:sz="8" w:space="0" w:color="auto"/>
            </w:tcBorders>
            <w:shd w:val="clear" w:color="auto" w:fill="auto"/>
            <w:noWrap/>
            <w:vAlign w:val="center"/>
            <w:hideMark/>
            <w:tcPrChange w:id="232" w:author="Martin Kokora" w:date="2026-08-12T10:12:00Z">
              <w:tcPr>
                <w:tcW w:w="1201" w:type="dxa"/>
                <w:gridSpan w:val="2"/>
                <w:tcBorders>
                  <w:top w:val="nil"/>
                  <w:left w:val="nil"/>
                  <w:bottom w:val="nil"/>
                  <w:right w:val="single" w:sz="8" w:space="0" w:color="auto"/>
                </w:tcBorders>
                <w:shd w:val="clear" w:color="auto" w:fill="auto"/>
                <w:noWrap/>
                <w:vAlign w:val="bottom"/>
                <w:hideMark/>
              </w:tcPr>
            </w:tcPrChange>
          </w:tcPr>
          <w:p w14:paraId="797CB30E" w14:textId="024A4EE0"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33" w:author="Martin Kokora" w:date="2026-08-12T10:12:00Z">
              <w:r>
                <w:rPr>
                  <w:rFonts w:ascii="Ebrima" w:hAnsi="Ebrima"/>
                  <w:color w:val="000000"/>
                  <w:sz w:val="20"/>
                  <w:szCs w:val="20"/>
                </w:rPr>
                <w:t>29,76</w:t>
              </w:r>
            </w:ins>
            <w:del w:id="234" w:author="Martin Kokora" w:date="2026-08-12T10:12:00Z">
              <w:r>
                <w:rPr>
                  <w:rFonts w:ascii="Ebrima" w:eastAsia="Times New Roman" w:hAnsi="Ebrima"/>
                  <w:sz w:val="20"/>
                  <w:szCs w:val="20"/>
                  <w:bdr w:val="none" w:sz="0" w:space="0" w:color="auto"/>
                  <w:lang w:val="fr-CI" w:eastAsia="fr-CI"/>
                </w:rPr>
                <w:delText>29,76</w:delText>
              </w:r>
            </w:del>
          </w:p>
        </w:tc>
        <w:tc>
          <w:tcPr>
            <w:tcW w:w="1138" w:type="dxa"/>
            <w:tcBorders>
              <w:top w:val="nil"/>
              <w:left w:val="nil"/>
              <w:bottom w:val="nil"/>
              <w:right w:val="nil"/>
            </w:tcBorders>
            <w:shd w:val="clear" w:color="auto" w:fill="auto"/>
            <w:noWrap/>
            <w:vAlign w:val="center"/>
            <w:hideMark/>
            <w:tcPrChange w:id="235" w:author="Martin Kokora" w:date="2026-08-12T10:12:00Z">
              <w:tcPr>
                <w:tcW w:w="1138" w:type="dxa"/>
                <w:gridSpan w:val="2"/>
                <w:tcBorders>
                  <w:top w:val="nil"/>
                  <w:left w:val="nil"/>
                  <w:bottom w:val="nil"/>
                  <w:right w:val="nil"/>
                </w:tcBorders>
                <w:shd w:val="clear" w:color="auto" w:fill="auto"/>
                <w:noWrap/>
                <w:vAlign w:val="bottom"/>
                <w:hideMark/>
              </w:tcPr>
            </w:tcPrChange>
          </w:tcPr>
          <w:p w14:paraId="3FEE28AE" w14:textId="355753F8"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36" w:author="Martin Kokora" w:date="2026-08-12T10:12:00Z">
              <w:r>
                <w:rPr>
                  <w:rFonts w:ascii="Ebrima" w:hAnsi="Ebrima"/>
                  <w:color w:val="000000"/>
                  <w:sz w:val="20"/>
                  <w:szCs w:val="20"/>
                </w:rPr>
                <w:t>78,78</w:t>
              </w:r>
            </w:ins>
            <w:del w:id="237" w:author="Martin Kokora" w:date="2026-08-12T10:12:00Z">
              <w:r>
                <w:rPr>
                  <w:rFonts w:ascii="Ebrima" w:eastAsia="Times New Roman" w:hAnsi="Ebrima"/>
                  <w:sz w:val="20"/>
                  <w:szCs w:val="20"/>
                  <w:bdr w:val="none" w:sz="0" w:space="0" w:color="auto"/>
                  <w:lang w:val="fr-CI" w:eastAsia="fr-CI"/>
                </w:rPr>
                <w:delText>78,78</w:delText>
              </w:r>
            </w:del>
          </w:p>
        </w:tc>
        <w:tc>
          <w:tcPr>
            <w:tcW w:w="875" w:type="dxa"/>
            <w:tcBorders>
              <w:top w:val="nil"/>
              <w:left w:val="single" w:sz="8" w:space="0" w:color="auto"/>
              <w:bottom w:val="nil"/>
              <w:right w:val="single" w:sz="8" w:space="0" w:color="auto"/>
            </w:tcBorders>
            <w:shd w:val="clear" w:color="auto" w:fill="auto"/>
            <w:noWrap/>
            <w:vAlign w:val="center"/>
            <w:hideMark/>
            <w:tcPrChange w:id="238" w:author="Martin Kokora" w:date="2026-08-12T10:12:00Z">
              <w:tcPr>
                <w:tcW w:w="875" w:type="dxa"/>
                <w:gridSpan w:val="2"/>
                <w:tcBorders>
                  <w:top w:val="nil"/>
                  <w:left w:val="single" w:sz="8" w:space="0" w:color="auto"/>
                  <w:bottom w:val="nil"/>
                  <w:right w:val="single" w:sz="8" w:space="0" w:color="auto"/>
                </w:tcBorders>
                <w:shd w:val="clear" w:color="auto" w:fill="auto"/>
                <w:noWrap/>
                <w:vAlign w:val="bottom"/>
                <w:hideMark/>
              </w:tcPr>
            </w:tcPrChange>
          </w:tcPr>
          <w:p w14:paraId="2E9B7A25" w14:textId="310F1434"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39" w:author="Martin Kokora" w:date="2026-08-12T10:12:00Z">
              <w:r>
                <w:rPr>
                  <w:rFonts w:ascii="Ebrima" w:hAnsi="Ebrima"/>
                  <w:color w:val="000000"/>
                  <w:sz w:val="20"/>
                  <w:szCs w:val="20"/>
                </w:rPr>
                <w:t>5,53</w:t>
              </w:r>
            </w:ins>
            <w:del w:id="240" w:author="Martin Kokora" w:date="2026-08-12T10:12:00Z">
              <w:r>
                <w:rPr>
                  <w:rFonts w:ascii="Ebrima" w:eastAsia="Times New Roman" w:hAnsi="Ebrima"/>
                  <w:sz w:val="20"/>
                  <w:szCs w:val="20"/>
                  <w:bdr w:val="none" w:sz="0" w:space="0" w:color="auto"/>
                  <w:lang w:val="fr-CI" w:eastAsia="fr-CI"/>
                </w:rPr>
                <w:delText>5,53</w:delText>
              </w:r>
            </w:del>
          </w:p>
        </w:tc>
        <w:tc>
          <w:tcPr>
            <w:tcW w:w="875" w:type="dxa"/>
            <w:tcBorders>
              <w:top w:val="nil"/>
              <w:left w:val="nil"/>
              <w:bottom w:val="nil"/>
              <w:right w:val="single" w:sz="8" w:space="0" w:color="auto"/>
            </w:tcBorders>
            <w:shd w:val="clear" w:color="auto" w:fill="auto"/>
            <w:noWrap/>
            <w:vAlign w:val="center"/>
            <w:hideMark/>
            <w:tcPrChange w:id="241" w:author="Martin Kokora" w:date="2026-08-12T10:12:00Z">
              <w:tcPr>
                <w:tcW w:w="875" w:type="dxa"/>
                <w:gridSpan w:val="2"/>
                <w:tcBorders>
                  <w:top w:val="nil"/>
                  <w:left w:val="nil"/>
                  <w:bottom w:val="nil"/>
                  <w:right w:val="single" w:sz="8" w:space="0" w:color="auto"/>
                </w:tcBorders>
                <w:shd w:val="clear" w:color="auto" w:fill="auto"/>
                <w:noWrap/>
                <w:vAlign w:val="bottom"/>
                <w:hideMark/>
              </w:tcPr>
            </w:tcPrChange>
          </w:tcPr>
          <w:p w14:paraId="1DA9BC9A" w14:textId="117643D2"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42" w:author="Martin Kokora" w:date="2026-08-12T10:12:00Z">
              <w:r>
                <w:rPr>
                  <w:rFonts w:ascii="Ebrima" w:hAnsi="Ebrima"/>
                  <w:color w:val="000000"/>
                  <w:sz w:val="20"/>
                  <w:szCs w:val="20"/>
                </w:rPr>
                <w:t>9,26</w:t>
              </w:r>
            </w:ins>
            <w:del w:id="243" w:author="Martin Kokora" w:date="2026-08-12T10:12:00Z">
              <w:r>
                <w:rPr>
                  <w:rFonts w:ascii="Ebrima" w:eastAsia="Times New Roman" w:hAnsi="Ebrima"/>
                  <w:sz w:val="20"/>
                  <w:szCs w:val="20"/>
                  <w:bdr w:val="none" w:sz="0" w:space="0" w:color="auto"/>
                  <w:lang w:val="fr-CI" w:eastAsia="fr-CI"/>
                </w:rPr>
                <w:delText>9,27</w:delText>
              </w:r>
            </w:del>
          </w:p>
        </w:tc>
        <w:tc>
          <w:tcPr>
            <w:tcW w:w="1086" w:type="dxa"/>
            <w:tcBorders>
              <w:top w:val="nil"/>
              <w:left w:val="nil"/>
              <w:bottom w:val="nil"/>
              <w:right w:val="single" w:sz="8" w:space="0" w:color="auto"/>
            </w:tcBorders>
            <w:shd w:val="clear" w:color="auto" w:fill="auto"/>
            <w:noWrap/>
            <w:vAlign w:val="center"/>
            <w:hideMark/>
            <w:tcPrChange w:id="244" w:author="Martin Kokora" w:date="2026-08-12T10:12:00Z">
              <w:tcPr>
                <w:tcW w:w="1086" w:type="dxa"/>
                <w:tcBorders>
                  <w:top w:val="nil"/>
                  <w:left w:val="nil"/>
                  <w:bottom w:val="nil"/>
                  <w:right w:val="single" w:sz="8" w:space="0" w:color="auto"/>
                </w:tcBorders>
                <w:shd w:val="clear" w:color="auto" w:fill="auto"/>
                <w:noWrap/>
                <w:vAlign w:val="bottom"/>
                <w:hideMark/>
              </w:tcPr>
            </w:tcPrChange>
          </w:tcPr>
          <w:p w14:paraId="13B52DA6" w14:textId="0B4B267B"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45" w:author="Martin Kokora" w:date="2026-08-12T10:12:00Z">
              <w:r>
                <w:rPr>
                  <w:rFonts w:ascii="Ebrima" w:hAnsi="Ebrima"/>
                  <w:color w:val="000000"/>
                  <w:sz w:val="20"/>
                  <w:szCs w:val="20"/>
                </w:rPr>
                <w:t>117,8</w:t>
              </w:r>
            </w:ins>
            <w:del w:id="246" w:author="Martin Kokora" w:date="2026-08-12T10:12:00Z">
              <w:r>
                <w:rPr>
                  <w:rFonts w:ascii="Ebrima" w:eastAsia="Times New Roman" w:hAnsi="Ebrima"/>
                  <w:sz w:val="20"/>
                  <w:szCs w:val="20"/>
                  <w:bdr w:val="none" w:sz="0" w:space="0" w:color="auto"/>
                  <w:lang w:val="fr-CI" w:eastAsia="fr-CI"/>
                </w:rPr>
                <w:delText>117,81</w:delText>
              </w:r>
            </w:del>
          </w:p>
        </w:tc>
        <w:tc>
          <w:tcPr>
            <w:tcW w:w="957" w:type="dxa"/>
            <w:tcBorders>
              <w:top w:val="nil"/>
              <w:left w:val="nil"/>
              <w:bottom w:val="nil"/>
              <w:right w:val="single" w:sz="8" w:space="0" w:color="auto"/>
            </w:tcBorders>
            <w:shd w:val="clear" w:color="auto" w:fill="auto"/>
            <w:noWrap/>
            <w:vAlign w:val="center"/>
            <w:hideMark/>
            <w:tcPrChange w:id="247" w:author="Martin Kokora" w:date="2026-08-12T10:12:00Z">
              <w:tcPr>
                <w:tcW w:w="957" w:type="dxa"/>
                <w:gridSpan w:val="2"/>
                <w:tcBorders>
                  <w:top w:val="nil"/>
                  <w:left w:val="nil"/>
                  <w:bottom w:val="nil"/>
                  <w:right w:val="single" w:sz="8" w:space="0" w:color="auto"/>
                </w:tcBorders>
                <w:shd w:val="clear" w:color="auto" w:fill="auto"/>
                <w:noWrap/>
                <w:vAlign w:val="center"/>
                <w:hideMark/>
              </w:tcPr>
            </w:tcPrChange>
          </w:tcPr>
          <w:p w14:paraId="28A4FAA5" w14:textId="496B9BD3"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48" w:author="Martin Kokora" w:date="2026-08-12T10:12:00Z">
              <w:r>
                <w:rPr>
                  <w:rFonts w:ascii="Ebrima" w:hAnsi="Ebrima"/>
                  <w:color w:val="000000"/>
                  <w:sz w:val="20"/>
                  <w:szCs w:val="20"/>
                </w:rPr>
                <w:t>67,45%</w:t>
              </w:r>
            </w:ins>
            <w:del w:id="249" w:author="Martin Kokora" w:date="2026-08-12T10:12:00Z">
              <w:r>
                <w:rPr>
                  <w:rFonts w:ascii="Ebrima" w:hAnsi="Ebrima"/>
                  <w:color w:val="000000"/>
                  <w:sz w:val="20"/>
                  <w:szCs w:val="20"/>
                </w:rPr>
                <w:delText>67,63%</w:delText>
              </w:r>
            </w:del>
          </w:p>
        </w:tc>
      </w:tr>
      <w:tr w:rsidR="003E6217" w:rsidRPr="000A0C82" w14:paraId="27AE5628" w14:textId="77777777" w:rsidTr="003E61D1">
        <w:tblPrEx>
          <w:tblW w:w="10227" w:type="dxa"/>
          <w:tblCellMar>
            <w:left w:w="70" w:type="dxa"/>
            <w:right w:w="70" w:type="dxa"/>
          </w:tblCellMar>
          <w:tblPrExChange w:id="250" w:author="Martin Kokora" w:date="2026-08-12T10:12:00Z">
            <w:tblPrEx>
              <w:tblW w:w="10227" w:type="dxa"/>
              <w:tblCellMar>
                <w:left w:w="70" w:type="dxa"/>
                <w:right w:w="70" w:type="dxa"/>
              </w:tblCellMar>
            </w:tblPrEx>
          </w:tblPrExChange>
        </w:tblPrEx>
        <w:trPr>
          <w:trHeight w:val="365"/>
          <w:trPrChange w:id="251" w:author="Martin Kokora" w:date="2026-08-12T10:12:00Z">
            <w:trPr>
              <w:gridAfter w:val="0"/>
              <w:trHeight w:val="365"/>
            </w:trPr>
          </w:trPrChange>
        </w:trPr>
        <w:tc>
          <w:tcPr>
            <w:tcW w:w="4095" w:type="dxa"/>
            <w:tcBorders>
              <w:top w:val="nil"/>
              <w:left w:val="single" w:sz="8" w:space="0" w:color="auto"/>
              <w:bottom w:val="nil"/>
              <w:right w:val="single" w:sz="8" w:space="0" w:color="auto"/>
            </w:tcBorders>
            <w:shd w:val="clear" w:color="auto" w:fill="auto"/>
            <w:noWrap/>
            <w:vAlign w:val="bottom"/>
            <w:hideMark/>
            <w:tcPrChange w:id="252" w:author="Martin Kokora" w:date="2026-08-12T10:12:00Z">
              <w:tcPr>
                <w:tcW w:w="4095" w:type="dxa"/>
                <w:gridSpan w:val="2"/>
                <w:tcBorders>
                  <w:top w:val="nil"/>
                  <w:left w:val="single" w:sz="8" w:space="0" w:color="auto"/>
                  <w:bottom w:val="nil"/>
                  <w:right w:val="single" w:sz="8" w:space="0" w:color="auto"/>
                </w:tcBorders>
                <w:shd w:val="clear" w:color="auto" w:fill="auto"/>
                <w:noWrap/>
                <w:vAlign w:val="bottom"/>
                <w:hideMark/>
              </w:tcPr>
            </w:tcPrChange>
          </w:tcPr>
          <w:p w14:paraId="443CA3AE" w14:textId="77777777" w:rsidR="003E6217" w:rsidRPr="000A0C82"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Conseil Café-Cacao-Investissement</w:t>
            </w:r>
          </w:p>
        </w:tc>
        <w:tc>
          <w:tcPr>
            <w:tcW w:w="1201" w:type="dxa"/>
            <w:tcBorders>
              <w:top w:val="nil"/>
              <w:left w:val="nil"/>
              <w:bottom w:val="nil"/>
              <w:right w:val="single" w:sz="8" w:space="0" w:color="auto"/>
            </w:tcBorders>
            <w:shd w:val="clear" w:color="auto" w:fill="auto"/>
            <w:noWrap/>
            <w:vAlign w:val="center"/>
            <w:hideMark/>
            <w:tcPrChange w:id="253" w:author="Martin Kokora" w:date="2026-08-12T10:12:00Z">
              <w:tcPr>
                <w:tcW w:w="1201" w:type="dxa"/>
                <w:gridSpan w:val="2"/>
                <w:tcBorders>
                  <w:top w:val="nil"/>
                  <w:left w:val="nil"/>
                  <w:bottom w:val="nil"/>
                  <w:right w:val="single" w:sz="8" w:space="0" w:color="auto"/>
                </w:tcBorders>
                <w:shd w:val="clear" w:color="auto" w:fill="auto"/>
                <w:noWrap/>
                <w:vAlign w:val="bottom"/>
                <w:hideMark/>
              </w:tcPr>
            </w:tcPrChange>
          </w:tcPr>
          <w:p w14:paraId="65601104" w14:textId="4F64E58F"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54" w:author="Martin Kokora" w:date="2026-08-12T10:12:00Z">
              <w:r>
                <w:rPr>
                  <w:rFonts w:ascii="Ebrima" w:hAnsi="Ebrima"/>
                  <w:color w:val="000000"/>
                  <w:sz w:val="20"/>
                  <w:szCs w:val="20"/>
                </w:rPr>
                <w:t>27,45</w:t>
              </w:r>
            </w:ins>
            <w:del w:id="255" w:author="Martin Kokora" w:date="2026-08-12T10:12:00Z">
              <w:r>
                <w:rPr>
                  <w:rFonts w:ascii="Ebrima" w:eastAsia="Times New Roman" w:hAnsi="Ebrima"/>
                  <w:sz w:val="20"/>
                  <w:szCs w:val="20"/>
                  <w:bdr w:val="none" w:sz="0" w:space="0" w:color="auto"/>
                  <w:lang w:val="fr-CI" w:eastAsia="fr-CI"/>
                </w:rPr>
                <w:delText>27,45</w:delText>
              </w:r>
            </w:del>
          </w:p>
        </w:tc>
        <w:tc>
          <w:tcPr>
            <w:tcW w:w="1138" w:type="dxa"/>
            <w:tcBorders>
              <w:top w:val="nil"/>
              <w:left w:val="nil"/>
              <w:bottom w:val="nil"/>
              <w:right w:val="nil"/>
            </w:tcBorders>
            <w:shd w:val="clear" w:color="auto" w:fill="auto"/>
            <w:noWrap/>
            <w:vAlign w:val="center"/>
            <w:hideMark/>
            <w:tcPrChange w:id="256" w:author="Martin Kokora" w:date="2026-08-12T10:12:00Z">
              <w:tcPr>
                <w:tcW w:w="1138" w:type="dxa"/>
                <w:gridSpan w:val="2"/>
                <w:tcBorders>
                  <w:top w:val="nil"/>
                  <w:left w:val="nil"/>
                  <w:bottom w:val="nil"/>
                  <w:right w:val="nil"/>
                </w:tcBorders>
                <w:shd w:val="clear" w:color="auto" w:fill="auto"/>
                <w:noWrap/>
                <w:vAlign w:val="bottom"/>
                <w:hideMark/>
              </w:tcPr>
            </w:tcPrChange>
          </w:tcPr>
          <w:p w14:paraId="3179B93F" w14:textId="3AD955E9"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57" w:author="Martin Kokora" w:date="2026-08-12T10:12:00Z">
              <w:r>
                <w:rPr>
                  <w:rFonts w:ascii="Ebrima" w:hAnsi="Ebrima"/>
                  <w:color w:val="000000"/>
                  <w:sz w:val="20"/>
                  <w:szCs w:val="20"/>
                </w:rPr>
                <w:t>118,82</w:t>
              </w:r>
            </w:ins>
            <w:del w:id="258" w:author="Martin Kokora" w:date="2026-08-12T10:12:00Z">
              <w:r>
                <w:rPr>
                  <w:rFonts w:ascii="Ebrima" w:eastAsia="Times New Roman" w:hAnsi="Ebrima"/>
                  <w:sz w:val="20"/>
                  <w:szCs w:val="20"/>
                  <w:bdr w:val="none" w:sz="0" w:space="0" w:color="auto"/>
                  <w:lang w:val="fr-CI" w:eastAsia="fr-CI"/>
                </w:rPr>
                <w:delText>118,82</w:delText>
              </w:r>
            </w:del>
          </w:p>
        </w:tc>
        <w:tc>
          <w:tcPr>
            <w:tcW w:w="875" w:type="dxa"/>
            <w:tcBorders>
              <w:top w:val="nil"/>
              <w:left w:val="single" w:sz="8" w:space="0" w:color="auto"/>
              <w:bottom w:val="nil"/>
              <w:right w:val="single" w:sz="8" w:space="0" w:color="auto"/>
            </w:tcBorders>
            <w:shd w:val="clear" w:color="auto" w:fill="auto"/>
            <w:noWrap/>
            <w:vAlign w:val="center"/>
            <w:hideMark/>
            <w:tcPrChange w:id="259" w:author="Martin Kokora" w:date="2026-08-12T10:12:00Z">
              <w:tcPr>
                <w:tcW w:w="875" w:type="dxa"/>
                <w:gridSpan w:val="2"/>
                <w:tcBorders>
                  <w:top w:val="nil"/>
                  <w:left w:val="single" w:sz="8" w:space="0" w:color="auto"/>
                  <w:bottom w:val="nil"/>
                  <w:right w:val="single" w:sz="8" w:space="0" w:color="auto"/>
                </w:tcBorders>
                <w:shd w:val="clear" w:color="auto" w:fill="auto"/>
                <w:noWrap/>
                <w:vAlign w:val="bottom"/>
                <w:hideMark/>
              </w:tcPr>
            </w:tcPrChange>
          </w:tcPr>
          <w:p w14:paraId="25C463DB" w14:textId="2424ACAC"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60" w:author="Martin Kokora" w:date="2026-08-12T10:12:00Z">
              <w:r>
                <w:rPr>
                  <w:rFonts w:ascii="Ebrima" w:hAnsi="Ebrima"/>
                  <w:color w:val="000000"/>
                  <w:sz w:val="20"/>
                  <w:szCs w:val="20"/>
                </w:rPr>
                <w:t>7,37</w:t>
              </w:r>
            </w:ins>
            <w:del w:id="261" w:author="Martin Kokora" w:date="2026-08-12T10:12:00Z">
              <w:r>
                <w:rPr>
                  <w:rFonts w:ascii="Ebrima" w:eastAsia="Times New Roman" w:hAnsi="Ebrima"/>
                  <w:sz w:val="20"/>
                  <w:szCs w:val="20"/>
                  <w:bdr w:val="none" w:sz="0" w:space="0" w:color="auto"/>
                  <w:lang w:val="fr-CI" w:eastAsia="fr-CI"/>
                </w:rPr>
                <w:delText>7,37</w:delText>
              </w:r>
            </w:del>
          </w:p>
        </w:tc>
        <w:tc>
          <w:tcPr>
            <w:tcW w:w="875" w:type="dxa"/>
            <w:tcBorders>
              <w:top w:val="nil"/>
              <w:left w:val="nil"/>
              <w:bottom w:val="nil"/>
              <w:right w:val="single" w:sz="8" w:space="0" w:color="auto"/>
            </w:tcBorders>
            <w:shd w:val="clear" w:color="auto" w:fill="auto"/>
            <w:noWrap/>
            <w:vAlign w:val="center"/>
            <w:hideMark/>
            <w:tcPrChange w:id="262" w:author="Martin Kokora" w:date="2026-08-12T10:12:00Z">
              <w:tcPr>
                <w:tcW w:w="875" w:type="dxa"/>
                <w:gridSpan w:val="2"/>
                <w:tcBorders>
                  <w:top w:val="nil"/>
                  <w:left w:val="nil"/>
                  <w:bottom w:val="nil"/>
                  <w:right w:val="single" w:sz="8" w:space="0" w:color="auto"/>
                </w:tcBorders>
                <w:shd w:val="clear" w:color="auto" w:fill="auto"/>
                <w:noWrap/>
                <w:vAlign w:val="bottom"/>
                <w:hideMark/>
              </w:tcPr>
            </w:tcPrChange>
          </w:tcPr>
          <w:p w14:paraId="7A378459" w14:textId="7827962C"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63" w:author="Martin Kokora" w:date="2026-08-12T10:12:00Z">
              <w:r>
                <w:rPr>
                  <w:rFonts w:ascii="Ebrima" w:hAnsi="Ebrima"/>
                  <w:color w:val="000000"/>
                  <w:sz w:val="20"/>
                  <w:szCs w:val="20"/>
                </w:rPr>
                <w:t>12,35</w:t>
              </w:r>
            </w:ins>
            <w:del w:id="264" w:author="Martin Kokora" w:date="2026-08-12T10:12:00Z">
              <w:r>
                <w:rPr>
                  <w:rFonts w:ascii="Ebrima" w:eastAsia="Times New Roman" w:hAnsi="Ebrima"/>
                  <w:sz w:val="20"/>
                  <w:szCs w:val="20"/>
                  <w:bdr w:val="none" w:sz="0" w:space="0" w:color="auto"/>
                  <w:lang w:val="fr-CI" w:eastAsia="fr-CI"/>
                </w:rPr>
                <w:delText>12,35</w:delText>
              </w:r>
            </w:del>
          </w:p>
        </w:tc>
        <w:tc>
          <w:tcPr>
            <w:tcW w:w="1086" w:type="dxa"/>
            <w:tcBorders>
              <w:top w:val="nil"/>
              <w:left w:val="nil"/>
              <w:bottom w:val="nil"/>
              <w:right w:val="single" w:sz="8" w:space="0" w:color="auto"/>
            </w:tcBorders>
            <w:shd w:val="clear" w:color="auto" w:fill="auto"/>
            <w:noWrap/>
            <w:vAlign w:val="center"/>
            <w:hideMark/>
            <w:tcPrChange w:id="265" w:author="Martin Kokora" w:date="2026-08-12T10:12:00Z">
              <w:tcPr>
                <w:tcW w:w="1086" w:type="dxa"/>
                <w:tcBorders>
                  <w:top w:val="nil"/>
                  <w:left w:val="nil"/>
                  <w:bottom w:val="nil"/>
                  <w:right w:val="single" w:sz="8" w:space="0" w:color="auto"/>
                </w:tcBorders>
                <w:shd w:val="clear" w:color="auto" w:fill="auto"/>
                <w:noWrap/>
                <w:vAlign w:val="bottom"/>
                <w:hideMark/>
              </w:tcPr>
            </w:tcPrChange>
          </w:tcPr>
          <w:p w14:paraId="3EDD4896" w14:textId="51BAE208"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66" w:author="Martin Kokora" w:date="2026-08-12T10:12:00Z">
              <w:r>
                <w:rPr>
                  <w:rFonts w:ascii="Ebrima" w:hAnsi="Ebrima"/>
                  <w:color w:val="000000"/>
                  <w:sz w:val="20"/>
                  <w:szCs w:val="20"/>
                </w:rPr>
                <w:t>158,62</w:t>
              </w:r>
            </w:ins>
            <w:del w:id="267" w:author="Martin Kokora" w:date="2026-08-12T10:12:00Z">
              <w:r>
                <w:rPr>
                  <w:rFonts w:ascii="Ebrima" w:eastAsia="Times New Roman" w:hAnsi="Ebrima"/>
                  <w:sz w:val="20"/>
                  <w:szCs w:val="20"/>
                  <w:bdr w:val="none" w:sz="0" w:space="0" w:color="auto"/>
                  <w:lang w:val="fr-CI" w:eastAsia="fr-CI"/>
                </w:rPr>
                <w:delText>158,62</w:delText>
              </w:r>
            </w:del>
          </w:p>
        </w:tc>
        <w:tc>
          <w:tcPr>
            <w:tcW w:w="957" w:type="dxa"/>
            <w:tcBorders>
              <w:top w:val="nil"/>
              <w:left w:val="nil"/>
              <w:bottom w:val="nil"/>
              <w:right w:val="single" w:sz="8" w:space="0" w:color="auto"/>
            </w:tcBorders>
            <w:shd w:val="clear" w:color="auto" w:fill="auto"/>
            <w:noWrap/>
            <w:vAlign w:val="center"/>
            <w:hideMark/>
            <w:tcPrChange w:id="268" w:author="Martin Kokora" w:date="2026-08-12T10:12:00Z">
              <w:tcPr>
                <w:tcW w:w="957" w:type="dxa"/>
                <w:gridSpan w:val="2"/>
                <w:tcBorders>
                  <w:top w:val="nil"/>
                  <w:left w:val="nil"/>
                  <w:bottom w:val="nil"/>
                  <w:right w:val="single" w:sz="8" w:space="0" w:color="auto"/>
                </w:tcBorders>
                <w:shd w:val="clear" w:color="auto" w:fill="auto"/>
                <w:noWrap/>
                <w:vAlign w:val="center"/>
                <w:hideMark/>
              </w:tcPr>
            </w:tcPrChange>
          </w:tcPr>
          <w:p w14:paraId="4A367EE1" w14:textId="4A3F00ED"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69" w:author="Martin Kokora" w:date="2026-08-12T10:12:00Z">
              <w:r>
                <w:rPr>
                  <w:rFonts w:ascii="Ebrima" w:hAnsi="Ebrima"/>
                  <w:color w:val="000000"/>
                  <w:sz w:val="20"/>
                  <w:szCs w:val="20"/>
                </w:rPr>
                <w:t>67,57%</w:t>
              </w:r>
            </w:ins>
            <w:del w:id="270" w:author="Martin Kokora" w:date="2026-08-12T10:12:00Z">
              <w:r>
                <w:rPr>
                  <w:rFonts w:ascii="Ebrima" w:hAnsi="Ebrima"/>
                  <w:color w:val="000000"/>
                  <w:sz w:val="20"/>
                  <w:szCs w:val="20"/>
                </w:rPr>
                <w:delText>67,57%</w:delText>
              </w:r>
            </w:del>
          </w:p>
        </w:tc>
      </w:tr>
      <w:tr w:rsidR="003E6217" w:rsidRPr="000A0C82" w14:paraId="0C23AA59" w14:textId="77777777" w:rsidTr="003E61D1">
        <w:tblPrEx>
          <w:tblW w:w="10227" w:type="dxa"/>
          <w:tblCellMar>
            <w:left w:w="70" w:type="dxa"/>
            <w:right w:w="70" w:type="dxa"/>
          </w:tblCellMar>
          <w:tblPrExChange w:id="271" w:author="Martin Kokora" w:date="2026-08-12T10:12:00Z">
            <w:tblPrEx>
              <w:tblW w:w="10227" w:type="dxa"/>
              <w:tblCellMar>
                <w:left w:w="70" w:type="dxa"/>
                <w:right w:w="70" w:type="dxa"/>
              </w:tblCellMar>
            </w:tblPrEx>
          </w:tblPrExChange>
        </w:tblPrEx>
        <w:trPr>
          <w:trHeight w:val="376"/>
          <w:trPrChange w:id="272" w:author="Martin Kokora" w:date="2026-08-12T10:12:00Z">
            <w:trPr>
              <w:gridAfter w:val="0"/>
              <w:trHeight w:val="376"/>
            </w:trPr>
          </w:trPrChange>
        </w:trPr>
        <w:tc>
          <w:tcPr>
            <w:tcW w:w="4095" w:type="dxa"/>
            <w:tcBorders>
              <w:top w:val="nil"/>
              <w:left w:val="single" w:sz="8" w:space="0" w:color="auto"/>
              <w:bottom w:val="nil"/>
              <w:right w:val="single" w:sz="8" w:space="0" w:color="auto"/>
            </w:tcBorders>
            <w:shd w:val="clear" w:color="auto" w:fill="auto"/>
            <w:noWrap/>
            <w:vAlign w:val="bottom"/>
            <w:hideMark/>
            <w:tcPrChange w:id="273" w:author="Martin Kokora" w:date="2026-08-12T10:12:00Z">
              <w:tcPr>
                <w:tcW w:w="4095" w:type="dxa"/>
                <w:gridSpan w:val="2"/>
                <w:tcBorders>
                  <w:top w:val="nil"/>
                  <w:left w:val="single" w:sz="8" w:space="0" w:color="auto"/>
                  <w:bottom w:val="nil"/>
                  <w:right w:val="single" w:sz="8" w:space="0" w:color="auto"/>
                </w:tcBorders>
                <w:shd w:val="clear" w:color="auto" w:fill="auto"/>
                <w:noWrap/>
                <w:vAlign w:val="bottom"/>
                <w:hideMark/>
              </w:tcPr>
            </w:tcPrChange>
          </w:tcPr>
          <w:p w14:paraId="662BFCE5" w14:textId="77777777" w:rsidR="003E6217" w:rsidRPr="000A0C82"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Conseil Café-Cacao-Réforme Filière</w:t>
            </w:r>
          </w:p>
        </w:tc>
        <w:tc>
          <w:tcPr>
            <w:tcW w:w="1201" w:type="dxa"/>
            <w:tcBorders>
              <w:top w:val="nil"/>
              <w:left w:val="nil"/>
              <w:bottom w:val="nil"/>
              <w:right w:val="single" w:sz="8" w:space="0" w:color="auto"/>
            </w:tcBorders>
            <w:shd w:val="clear" w:color="auto" w:fill="auto"/>
            <w:noWrap/>
            <w:vAlign w:val="center"/>
            <w:hideMark/>
            <w:tcPrChange w:id="274" w:author="Martin Kokora" w:date="2026-08-12T10:12:00Z">
              <w:tcPr>
                <w:tcW w:w="1201" w:type="dxa"/>
                <w:gridSpan w:val="2"/>
                <w:tcBorders>
                  <w:top w:val="nil"/>
                  <w:left w:val="nil"/>
                  <w:bottom w:val="nil"/>
                  <w:right w:val="single" w:sz="8" w:space="0" w:color="auto"/>
                </w:tcBorders>
                <w:shd w:val="clear" w:color="auto" w:fill="auto"/>
                <w:noWrap/>
                <w:vAlign w:val="bottom"/>
                <w:hideMark/>
              </w:tcPr>
            </w:tcPrChange>
          </w:tcPr>
          <w:p w14:paraId="4091B828" w14:textId="77CB3492"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75" w:author="Martin Kokora" w:date="2026-08-12T10:12:00Z">
              <w:r>
                <w:rPr>
                  <w:rFonts w:ascii="Ebrima" w:hAnsi="Ebrima"/>
                  <w:color w:val="000000"/>
                  <w:sz w:val="20"/>
                  <w:szCs w:val="20"/>
                </w:rPr>
                <w:t>13,76</w:t>
              </w:r>
            </w:ins>
            <w:del w:id="276" w:author="Martin Kokora" w:date="2026-08-12T10:12:00Z">
              <w:r>
                <w:rPr>
                  <w:rFonts w:ascii="Ebrima" w:eastAsia="Times New Roman" w:hAnsi="Ebrima"/>
                  <w:sz w:val="20"/>
                  <w:szCs w:val="20"/>
                  <w:bdr w:val="none" w:sz="0" w:space="0" w:color="auto"/>
                  <w:lang w:val="fr-CI" w:eastAsia="fr-CI"/>
                </w:rPr>
                <w:delText>13,76</w:delText>
              </w:r>
            </w:del>
          </w:p>
        </w:tc>
        <w:tc>
          <w:tcPr>
            <w:tcW w:w="1138" w:type="dxa"/>
            <w:tcBorders>
              <w:top w:val="nil"/>
              <w:left w:val="nil"/>
              <w:bottom w:val="nil"/>
              <w:right w:val="nil"/>
            </w:tcBorders>
            <w:shd w:val="clear" w:color="auto" w:fill="auto"/>
            <w:noWrap/>
            <w:vAlign w:val="center"/>
            <w:hideMark/>
            <w:tcPrChange w:id="277" w:author="Martin Kokora" w:date="2026-08-12T10:12:00Z">
              <w:tcPr>
                <w:tcW w:w="1138" w:type="dxa"/>
                <w:gridSpan w:val="2"/>
                <w:tcBorders>
                  <w:top w:val="nil"/>
                  <w:left w:val="nil"/>
                  <w:bottom w:val="nil"/>
                  <w:right w:val="nil"/>
                </w:tcBorders>
                <w:shd w:val="clear" w:color="auto" w:fill="auto"/>
                <w:noWrap/>
                <w:vAlign w:val="bottom"/>
                <w:hideMark/>
              </w:tcPr>
            </w:tcPrChange>
          </w:tcPr>
          <w:p w14:paraId="31529DA4" w14:textId="0581DCFB"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78" w:author="Martin Kokora" w:date="2026-08-12T10:12:00Z">
              <w:r>
                <w:rPr>
                  <w:rFonts w:ascii="Ebrima" w:hAnsi="Ebrima"/>
                  <w:color w:val="000000"/>
                  <w:sz w:val="20"/>
                  <w:szCs w:val="20"/>
                </w:rPr>
                <w:t>3,49</w:t>
              </w:r>
            </w:ins>
            <w:del w:id="279" w:author="Martin Kokora" w:date="2026-08-12T10:12:00Z">
              <w:r>
                <w:rPr>
                  <w:rFonts w:ascii="Ebrima" w:eastAsia="Times New Roman" w:hAnsi="Ebrima"/>
                  <w:sz w:val="20"/>
                  <w:szCs w:val="20"/>
                  <w:bdr w:val="none" w:sz="0" w:space="0" w:color="auto"/>
                  <w:lang w:val="fr-CI" w:eastAsia="fr-CI"/>
                </w:rPr>
                <w:delText>3,49</w:delText>
              </w:r>
            </w:del>
          </w:p>
        </w:tc>
        <w:tc>
          <w:tcPr>
            <w:tcW w:w="875" w:type="dxa"/>
            <w:tcBorders>
              <w:top w:val="nil"/>
              <w:left w:val="single" w:sz="8" w:space="0" w:color="auto"/>
              <w:bottom w:val="nil"/>
              <w:right w:val="single" w:sz="8" w:space="0" w:color="auto"/>
            </w:tcBorders>
            <w:shd w:val="clear" w:color="auto" w:fill="auto"/>
            <w:noWrap/>
            <w:vAlign w:val="center"/>
            <w:hideMark/>
            <w:tcPrChange w:id="280" w:author="Martin Kokora" w:date="2026-08-12T10:12:00Z">
              <w:tcPr>
                <w:tcW w:w="875" w:type="dxa"/>
                <w:gridSpan w:val="2"/>
                <w:tcBorders>
                  <w:top w:val="nil"/>
                  <w:left w:val="single" w:sz="8" w:space="0" w:color="auto"/>
                  <w:bottom w:val="nil"/>
                  <w:right w:val="single" w:sz="8" w:space="0" w:color="auto"/>
                </w:tcBorders>
                <w:shd w:val="clear" w:color="auto" w:fill="auto"/>
                <w:noWrap/>
                <w:vAlign w:val="bottom"/>
                <w:hideMark/>
              </w:tcPr>
            </w:tcPrChange>
          </w:tcPr>
          <w:p w14:paraId="49765E84" w14:textId="48956940"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81" w:author="Martin Kokora" w:date="2026-08-12T10:12:00Z">
              <w:r>
                <w:rPr>
                  <w:rFonts w:ascii="Ebrima" w:hAnsi="Ebrima"/>
                  <w:color w:val="000000"/>
                  <w:sz w:val="20"/>
                  <w:szCs w:val="20"/>
                </w:rPr>
                <w:t> </w:t>
              </w:r>
            </w:ins>
            <w:del w:id="282" w:author="Martin Kokora" w:date="2026-08-12T10:12:00Z">
              <w:r>
                <w:rPr>
                  <w:rFonts w:ascii="Ebrima" w:eastAsia="Times New Roman" w:hAnsi="Ebrima"/>
                  <w:sz w:val="20"/>
                  <w:szCs w:val="20"/>
                  <w:bdr w:val="none" w:sz="0" w:space="0" w:color="auto"/>
                  <w:lang w:val="fr-CI" w:eastAsia="fr-CI"/>
                </w:rPr>
                <w:delText> </w:delText>
              </w:r>
            </w:del>
          </w:p>
        </w:tc>
        <w:tc>
          <w:tcPr>
            <w:tcW w:w="875" w:type="dxa"/>
            <w:tcBorders>
              <w:top w:val="nil"/>
              <w:left w:val="nil"/>
              <w:bottom w:val="nil"/>
              <w:right w:val="single" w:sz="8" w:space="0" w:color="auto"/>
            </w:tcBorders>
            <w:shd w:val="clear" w:color="auto" w:fill="auto"/>
            <w:noWrap/>
            <w:vAlign w:val="center"/>
            <w:hideMark/>
            <w:tcPrChange w:id="283" w:author="Martin Kokora" w:date="2026-08-12T10:12:00Z">
              <w:tcPr>
                <w:tcW w:w="875" w:type="dxa"/>
                <w:gridSpan w:val="2"/>
                <w:tcBorders>
                  <w:top w:val="nil"/>
                  <w:left w:val="nil"/>
                  <w:bottom w:val="nil"/>
                  <w:right w:val="single" w:sz="8" w:space="0" w:color="auto"/>
                </w:tcBorders>
                <w:shd w:val="clear" w:color="auto" w:fill="auto"/>
                <w:noWrap/>
                <w:vAlign w:val="bottom"/>
                <w:hideMark/>
              </w:tcPr>
            </w:tcPrChange>
          </w:tcPr>
          <w:p w14:paraId="5D14C1CC" w14:textId="6A41DCFB"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84" w:author="Martin Kokora" w:date="2026-08-12T10:12:00Z">
              <w:r>
                <w:rPr>
                  <w:rFonts w:ascii="Ebrima" w:hAnsi="Ebrima"/>
                  <w:color w:val="000000"/>
                  <w:sz w:val="20"/>
                  <w:szCs w:val="20"/>
                </w:rPr>
                <w:t> </w:t>
              </w:r>
            </w:ins>
            <w:del w:id="285" w:author="Martin Kokora" w:date="2026-08-12T10:12:00Z">
              <w:r>
                <w:rPr>
                  <w:rFonts w:ascii="Ebrima" w:eastAsia="Times New Roman" w:hAnsi="Ebrima"/>
                  <w:sz w:val="20"/>
                  <w:szCs w:val="20"/>
                  <w:bdr w:val="none" w:sz="0" w:space="0" w:color="auto"/>
                  <w:lang w:val="fr-CI" w:eastAsia="fr-CI"/>
                </w:rPr>
                <w:delText> </w:delText>
              </w:r>
            </w:del>
          </w:p>
        </w:tc>
        <w:tc>
          <w:tcPr>
            <w:tcW w:w="1086" w:type="dxa"/>
            <w:tcBorders>
              <w:top w:val="nil"/>
              <w:left w:val="nil"/>
              <w:bottom w:val="nil"/>
              <w:right w:val="single" w:sz="8" w:space="0" w:color="auto"/>
            </w:tcBorders>
            <w:shd w:val="clear" w:color="auto" w:fill="auto"/>
            <w:noWrap/>
            <w:vAlign w:val="center"/>
            <w:hideMark/>
            <w:tcPrChange w:id="286" w:author="Martin Kokora" w:date="2026-08-12T10:12:00Z">
              <w:tcPr>
                <w:tcW w:w="1086" w:type="dxa"/>
                <w:tcBorders>
                  <w:top w:val="nil"/>
                  <w:left w:val="nil"/>
                  <w:bottom w:val="nil"/>
                  <w:right w:val="single" w:sz="8" w:space="0" w:color="auto"/>
                </w:tcBorders>
                <w:shd w:val="clear" w:color="auto" w:fill="auto"/>
                <w:noWrap/>
                <w:vAlign w:val="bottom"/>
                <w:hideMark/>
              </w:tcPr>
            </w:tcPrChange>
          </w:tcPr>
          <w:p w14:paraId="005B92C5" w14:textId="6775E7F0"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87" w:author="Martin Kokora" w:date="2026-08-12T10:12:00Z">
              <w:r>
                <w:rPr>
                  <w:rFonts w:ascii="Ebrima" w:hAnsi="Ebrima"/>
                  <w:color w:val="000000"/>
                  <w:sz w:val="20"/>
                  <w:szCs w:val="20"/>
                </w:rPr>
                <w:t>17,25</w:t>
              </w:r>
            </w:ins>
            <w:del w:id="288" w:author="Martin Kokora" w:date="2026-08-12T10:12:00Z">
              <w:r>
                <w:rPr>
                  <w:rFonts w:ascii="Ebrima" w:eastAsia="Times New Roman" w:hAnsi="Ebrima"/>
                  <w:sz w:val="20"/>
                  <w:szCs w:val="20"/>
                  <w:bdr w:val="none" w:sz="0" w:space="0" w:color="auto"/>
                  <w:lang w:val="fr-CI" w:eastAsia="fr-CI"/>
                </w:rPr>
                <w:delText>17,</w:delText>
              </w:r>
              <w:commentRangeStart w:id="289"/>
              <w:r>
                <w:rPr>
                  <w:rFonts w:ascii="Ebrima" w:eastAsia="Times New Roman" w:hAnsi="Ebrima"/>
                  <w:sz w:val="20"/>
                  <w:szCs w:val="20"/>
                  <w:bdr w:val="none" w:sz="0" w:space="0" w:color="auto"/>
                  <w:lang w:val="fr-CI" w:eastAsia="fr-CI"/>
                </w:rPr>
                <w:delText>24</w:delText>
              </w:r>
              <w:commentRangeEnd w:id="289"/>
              <w:r>
                <w:rPr>
                  <w:rStyle w:val="Marquedecommentaire"/>
                  <w:rFonts w:ascii="Ebrima" w:hAnsi="Ebrima"/>
                  <w:rPrChange w:id="290" w:author="Martin Kokora" w:date="2026-08-12T10:12:00Z">
                    <w:rPr>
                      <w:rStyle w:val="Marquedecommentaire"/>
                    </w:rPr>
                  </w:rPrChange>
                </w:rPr>
                <w:commentReference w:id="289"/>
              </w:r>
            </w:del>
          </w:p>
        </w:tc>
        <w:tc>
          <w:tcPr>
            <w:tcW w:w="957" w:type="dxa"/>
            <w:tcBorders>
              <w:top w:val="nil"/>
              <w:left w:val="nil"/>
              <w:bottom w:val="nil"/>
              <w:right w:val="single" w:sz="8" w:space="0" w:color="auto"/>
            </w:tcBorders>
            <w:shd w:val="clear" w:color="auto" w:fill="auto"/>
            <w:noWrap/>
            <w:vAlign w:val="center"/>
            <w:hideMark/>
            <w:tcPrChange w:id="291" w:author="Martin Kokora" w:date="2026-08-12T10:12:00Z">
              <w:tcPr>
                <w:tcW w:w="957" w:type="dxa"/>
                <w:gridSpan w:val="2"/>
                <w:tcBorders>
                  <w:top w:val="nil"/>
                  <w:left w:val="nil"/>
                  <w:bottom w:val="nil"/>
                  <w:right w:val="single" w:sz="8" w:space="0" w:color="auto"/>
                </w:tcBorders>
                <w:shd w:val="clear" w:color="auto" w:fill="auto"/>
                <w:noWrap/>
                <w:vAlign w:val="center"/>
                <w:hideMark/>
              </w:tcPr>
            </w:tcPrChange>
          </w:tcPr>
          <w:p w14:paraId="541A3302" w14:textId="5FF21068"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292" w:author="Martin Kokora" w:date="2026-08-12T10:12:00Z">
              <w:r>
                <w:rPr>
                  <w:rFonts w:ascii="Ebrima" w:hAnsi="Ebrima"/>
                  <w:color w:val="000000"/>
                  <w:sz w:val="20"/>
                  <w:szCs w:val="20"/>
                </w:rPr>
                <w:t> </w:t>
              </w:r>
            </w:ins>
            <w:del w:id="293" w:author="Martin Kokora" w:date="2026-08-12T10:12:00Z">
              <w:r>
                <w:rPr>
                  <w:rFonts w:ascii="Ebrima" w:hAnsi="Ebrima"/>
                  <w:color w:val="000000"/>
                  <w:sz w:val="20"/>
                  <w:szCs w:val="20"/>
                </w:rPr>
                <w:delText> </w:delText>
              </w:r>
            </w:del>
          </w:p>
        </w:tc>
      </w:tr>
      <w:tr w:rsidR="003E6217" w:rsidRPr="000A0C82" w14:paraId="457D5C8B" w14:textId="77777777" w:rsidTr="003E61D1">
        <w:tblPrEx>
          <w:tblW w:w="10227" w:type="dxa"/>
          <w:tblCellMar>
            <w:left w:w="70" w:type="dxa"/>
            <w:right w:w="70" w:type="dxa"/>
          </w:tblCellMar>
          <w:tblPrExChange w:id="294" w:author="Martin Kokora" w:date="2026-08-12T10:12:00Z">
            <w:tblPrEx>
              <w:tblW w:w="10227" w:type="dxa"/>
              <w:tblCellMar>
                <w:left w:w="70" w:type="dxa"/>
                <w:right w:w="70" w:type="dxa"/>
              </w:tblCellMar>
            </w:tblPrEx>
          </w:tblPrExChange>
        </w:tblPrEx>
        <w:trPr>
          <w:trHeight w:val="376"/>
          <w:trPrChange w:id="295" w:author="Martin Kokora" w:date="2026-08-12T10:12:00Z">
            <w:trPr>
              <w:gridAfter w:val="0"/>
              <w:trHeight w:val="376"/>
            </w:trPr>
          </w:trPrChange>
        </w:trPr>
        <w:tc>
          <w:tcPr>
            <w:tcW w:w="4095" w:type="dxa"/>
            <w:tcBorders>
              <w:top w:val="single" w:sz="8" w:space="0" w:color="auto"/>
              <w:left w:val="single" w:sz="8" w:space="0" w:color="auto"/>
              <w:bottom w:val="single" w:sz="8" w:space="0" w:color="auto"/>
              <w:right w:val="single" w:sz="8" w:space="0" w:color="auto"/>
            </w:tcBorders>
            <w:shd w:val="clear" w:color="auto" w:fill="auto"/>
            <w:noWrap/>
            <w:vAlign w:val="bottom"/>
            <w:hideMark/>
            <w:tcPrChange w:id="296" w:author="Martin Kokora" w:date="2026-08-12T10:12:00Z">
              <w:tcPr>
                <w:tcW w:w="4095"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tcPrChange>
          </w:tcPr>
          <w:p w14:paraId="4F4AD94B" w14:textId="77777777" w:rsidR="003E6217" w:rsidRPr="000A0C82"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TOTAL</w:t>
            </w:r>
          </w:p>
        </w:tc>
        <w:tc>
          <w:tcPr>
            <w:tcW w:w="1201" w:type="dxa"/>
            <w:tcBorders>
              <w:top w:val="single" w:sz="8" w:space="0" w:color="auto"/>
              <w:left w:val="nil"/>
              <w:bottom w:val="single" w:sz="8" w:space="0" w:color="auto"/>
              <w:right w:val="single" w:sz="8" w:space="0" w:color="auto"/>
            </w:tcBorders>
            <w:shd w:val="clear" w:color="auto" w:fill="auto"/>
            <w:noWrap/>
            <w:vAlign w:val="center"/>
            <w:hideMark/>
            <w:tcPrChange w:id="297" w:author="Martin Kokora" w:date="2026-08-12T10:12:00Z">
              <w:tcPr>
                <w:tcW w:w="1201" w:type="dxa"/>
                <w:gridSpan w:val="2"/>
                <w:tcBorders>
                  <w:top w:val="single" w:sz="8" w:space="0" w:color="auto"/>
                  <w:left w:val="nil"/>
                  <w:bottom w:val="single" w:sz="8" w:space="0" w:color="auto"/>
                  <w:right w:val="single" w:sz="8" w:space="0" w:color="auto"/>
                </w:tcBorders>
                <w:shd w:val="clear" w:color="auto" w:fill="auto"/>
                <w:noWrap/>
                <w:vAlign w:val="bottom"/>
                <w:hideMark/>
              </w:tcPr>
            </w:tcPrChange>
          </w:tcPr>
          <w:p w14:paraId="057EFE99" w14:textId="27A66A60"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298" w:author="Martin Kokora" w:date="2026-08-12T10:12:00Z">
              <w:r>
                <w:rPr>
                  <w:rFonts w:ascii="Ebrima" w:hAnsi="Ebrima"/>
                  <w:b/>
                  <w:bCs/>
                  <w:color w:val="000000"/>
                  <w:sz w:val="20"/>
                  <w:szCs w:val="20"/>
                </w:rPr>
                <w:t>252,05</w:t>
              </w:r>
            </w:ins>
            <w:del w:id="299" w:author="Martin Kokora" w:date="2026-08-12T10:12:00Z">
              <w:r>
                <w:rPr>
                  <w:rFonts w:ascii="Ebrima" w:eastAsia="Times New Roman" w:hAnsi="Ebrima"/>
                  <w:b/>
                  <w:bCs/>
                  <w:sz w:val="20"/>
                  <w:szCs w:val="20"/>
                  <w:bdr w:val="none" w:sz="0" w:space="0" w:color="auto"/>
                  <w:lang w:val="fr-CI" w:eastAsia="fr-CI"/>
                </w:rPr>
                <w:delText>252,05</w:delText>
              </w:r>
            </w:del>
          </w:p>
        </w:tc>
        <w:tc>
          <w:tcPr>
            <w:tcW w:w="1138" w:type="dxa"/>
            <w:tcBorders>
              <w:top w:val="single" w:sz="8" w:space="0" w:color="auto"/>
              <w:left w:val="nil"/>
              <w:bottom w:val="single" w:sz="8" w:space="0" w:color="auto"/>
              <w:right w:val="single" w:sz="8" w:space="0" w:color="auto"/>
            </w:tcBorders>
            <w:shd w:val="clear" w:color="auto" w:fill="auto"/>
            <w:noWrap/>
            <w:vAlign w:val="center"/>
            <w:hideMark/>
            <w:tcPrChange w:id="300" w:author="Martin Kokora" w:date="2026-08-12T10:12:00Z">
              <w:tcPr>
                <w:tcW w:w="1138" w:type="dxa"/>
                <w:gridSpan w:val="2"/>
                <w:tcBorders>
                  <w:top w:val="single" w:sz="8" w:space="0" w:color="auto"/>
                  <w:left w:val="nil"/>
                  <w:bottom w:val="single" w:sz="8" w:space="0" w:color="auto"/>
                  <w:right w:val="single" w:sz="8" w:space="0" w:color="auto"/>
                </w:tcBorders>
                <w:shd w:val="clear" w:color="auto" w:fill="auto"/>
                <w:noWrap/>
                <w:vAlign w:val="bottom"/>
                <w:hideMark/>
              </w:tcPr>
            </w:tcPrChange>
          </w:tcPr>
          <w:p w14:paraId="73F9D9B8" w14:textId="1092FEAB"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301" w:author="Martin Kokora" w:date="2026-08-12T10:12:00Z">
              <w:r>
                <w:rPr>
                  <w:rFonts w:ascii="Ebrima" w:hAnsi="Ebrima"/>
                  <w:b/>
                  <w:bCs/>
                  <w:color w:val="000000"/>
                  <w:sz w:val="20"/>
                  <w:szCs w:val="20"/>
                </w:rPr>
                <w:t>363,65</w:t>
              </w:r>
            </w:ins>
            <w:del w:id="302" w:author="Martin Kokora" w:date="2026-08-12T10:12:00Z">
              <w:r>
                <w:rPr>
                  <w:rFonts w:ascii="Ebrima" w:eastAsia="Times New Roman" w:hAnsi="Ebrima"/>
                  <w:b/>
                  <w:bCs/>
                  <w:sz w:val="20"/>
                  <w:szCs w:val="20"/>
                  <w:bdr w:val="none" w:sz="0" w:space="0" w:color="auto"/>
                  <w:lang w:val="fr-CI" w:eastAsia="fr-CI"/>
                </w:rPr>
                <w:delText>363,65</w:delText>
              </w:r>
            </w:del>
          </w:p>
        </w:tc>
        <w:tc>
          <w:tcPr>
            <w:tcW w:w="875" w:type="dxa"/>
            <w:tcBorders>
              <w:top w:val="single" w:sz="8" w:space="0" w:color="auto"/>
              <w:left w:val="nil"/>
              <w:bottom w:val="single" w:sz="8" w:space="0" w:color="auto"/>
              <w:right w:val="single" w:sz="8" w:space="0" w:color="auto"/>
            </w:tcBorders>
            <w:shd w:val="clear" w:color="auto" w:fill="auto"/>
            <w:noWrap/>
            <w:vAlign w:val="center"/>
            <w:hideMark/>
            <w:tcPrChange w:id="303" w:author="Martin Kokora" w:date="2026-08-12T10:12:00Z">
              <w:tcPr>
                <w:tcW w:w="875" w:type="dxa"/>
                <w:gridSpan w:val="2"/>
                <w:tcBorders>
                  <w:top w:val="single" w:sz="8" w:space="0" w:color="auto"/>
                  <w:left w:val="nil"/>
                  <w:bottom w:val="single" w:sz="8" w:space="0" w:color="auto"/>
                  <w:right w:val="single" w:sz="8" w:space="0" w:color="auto"/>
                </w:tcBorders>
                <w:shd w:val="clear" w:color="auto" w:fill="auto"/>
                <w:noWrap/>
                <w:vAlign w:val="bottom"/>
                <w:hideMark/>
              </w:tcPr>
            </w:tcPrChange>
          </w:tcPr>
          <w:p w14:paraId="53225324" w14:textId="335FB39C"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304" w:author="Martin Kokora" w:date="2026-08-12T10:12:00Z">
              <w:r>
                <w:rPr>
                  <w:rFonts w:ascii="Ebrima" w:hAnsi="Ebrima"/>
                  <w:b/>
                  <w:bCs/>
                  <w:color w:val="000000"/>
                  <w:sz w:val="20"/>
                  <w:szCs w:val="20"/>
                </w:rPr>
                <w:t>21,03</w:t>
              </w:r>
            </w:ins>
            <w:del w:id="305" w:author="Martin Kokora" w:date="2026-08-12T10:12:00Z">
              <w:r>
                <w:rPr>
                  <w:rFonts w:ascii="Ebrima" w:eastAsia="Times New Roman" w:hAnsi="Ebrima"/>
                  <w:b/>
                  <w:bCs/>
                  <w:sz w:val="20"/>
                  <w:szCs w:val="20"/>
                  <w:bdr w:val="none" w:sz="0" w:space="0" w:color="auto"/>
                  <w:lang w:val="fr-CI" w:eastAsia="fr-CI"/>
                </w:rPr>
                <w:delText>21,03</w:delText>
              </w:r>
            </w:del>
          </w:p>
        </w:tc>
        <w:tc>
          <w:tcPr>
            <w:tcW w:w="875" w:type="dxa"/>
            <w:tcBorders>
              <w:top w:val="single" w:sz="8" w:space="0" w:color="auto"/>
              <w:left w:val="nil"/>
              <w:bottom w:val="single" w:sz="8" w:space="0" w:color="auto"/>
              <w:right w:val="single" w:sz="8" w:space="0" w:color="auto"/>
            </w:tcBorders>
            <w:shd w:val="clear" w:color="auto" w:fill="auto"/>
            <w:noWrap/>
            <w:vAlign w:val="center"/>
            <w:hideMark/>
            <w:tcPrChange w:id="306" w:author="Martin Kokora" w:date="2026-08-12T10:12:00Z">
              <w:tcPr>
                <w:tcW w:w="875" w:type="dxa"/>
                <w:gridSpan w:val="2"/>
                <w:tcBorders>
                  <w:top w:val="single" w:sz="8" w:space="0" w:color="auto"/>
                  <w:left w:val="nil"/>
                  <w:bottom w:val="single" w:sz="8" w:space="0" w:color="auto"/>
                  <w:right w:val="single" w:sz="8" w:space="0" w:color="auto"/>
                </w:tcBorders>
                <w:shd w:val="clear" w:color="auto" w:fill="auto"/>
                <w:noWrap/>
                <w:vAlign w:val="bottom"/>
                <w:hideMark/>
              </w:tcPr>
            </w:tcPrChange>
          </w:tcPr>
          <w:p w14:paraId="66DC6A1C" w14:textId="5F0B3479"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307" w:author="Martin Kokora" w:date="2026-08-12T10:12:00Z">
              <w:r>
                <w:rPr>
                  <w:rFonts w:ascii="Ebrima" w:hAnsi="Ebrima"/>
                  <w:b/>
                  <w:bCs/>
                  <w:color w:val="000000"/>
                  <w:sz w:val="20"/>
                  <w:szCs w:val="20"/>
                </w:rPr>
                <w:t>35,05</w:t>
              </w:r>
            </w:ins>
            <w:del w:id="308" w:author="Martin Kokora" w:date="2026-08-12T10:12:00Z">
              <w:r>
                <w:rPr>
                  <w:rFonts w:ascii="Ebrima" w:eastAsia="Times New Roman" w:hAnsi="Ebrima"/>
                  <w:b/>
                  <w:bCs/>
                  <w:sz w:val="20"/>
                  <w:szCs w:val="20"/>
                  <w:bdr w:val="none" w:sz="0" w:space="0" w:color="auto"/>
                  <w:lang w:val="fr-CI" w:eastAsia="fr-CI"/>
                </w:rPr>
                <w:delText>35,05</w:delText>
              </w:r>
            </w:del>
          </w:p>
        </w:tc>
        <w:tc>
          <w:tcPr>
            <w:tcW w:w="1086" w:type="dxa"/>
            <w:tcBorders>
              <w:top w:val="single" w:sz="8" w:space="0" w:color="auto"/>
              <w:left w:val="nil"/>
              <w:bottom w:val="single" w:sz="8" w:space="0" w:color="auto"/>
              <w:right w:val="single" w:sz="8" w:space="0" w:color="auto"/>
            </w:tcBorders>
            <w:shd w:val="clear" w:color="auto" w:fill="auto"/>
            <w:noWrap/>
            <w:vAlign w:val="center"/>
            <w:hideMark/>
            <w:tcPrChange w:id="309" w:author="Martin Kokora" w:date="2026-08-12T10:12:00Z">
              <w:tcPr>
                <w:tcW w:w="1086" w:type="dxa"/>
                <w:tcBorders>
                  <w:top w:val="single" w:sz="8" w:space="0" w:color="auto"/>
                  <w:left w:val="nil"/>
                  <w:bottom w:val="single" w:sz="8" w:space="0" w:color="auto"/>
                  <w:right w:val="single" w:sz="8" w:space="0" w:color="auto"/>
                </w:tcBorders>
                <w:shd w:val="clear" w:color="auto" w:fill="auto"/>
                <w:noWrap/>
                <w:vAlign w:val="bottom"/>
                <w:hideMark/>
              </w:tcPr>
            </w:tcPrChange>
          </w:tcPr>
          <w:p w14:paraId="30DFB2CD" w14:textId="4045E220"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310" w:author="Martin Kokora" w:date="2026-08-12T10:12:00Z">
              <w:r>
                <w:rPr>
                  <w:rFonts w:ascii="Ebrima" w:hAnsi="Ebrima"/>
                  <w:b/>
                  <w:bCs/>
                  <w:color w:val="000000"/>
                  <w:sz w:val="20"/>
                  <w:szCs w:val="20"/>
                </w:rPr>
                <w:t>650,75</w:t>
              </w:r>
            </w:ins>
            <w:del w:id="311" w:author="Martin Kokora" w:date="2026-08-12T10:12:00Z">
              <w:r>
                <w:rPr>
                  <w:rFonts w:ascii="Ebrima" w:eastAsia="Times New Roman" w:hAnsi="Ebrima"/>
                  <w:b/>
                  <w:bCs/>
                  <w:sz w:val="20"/>
                  <w:szCs w:val="20"/>
                  <w:bdr w:val="none" w:sz="0" w:space="0" w:color="auto"/>
                  <w:lang w:val="fr-CI" w:eastAsia="fr-CI"/>
                </w:rPr>
                <w:delText>650,75</w:delText>
              </w:r>
            </w:del>
          </w:p>
        </w:tc>
        <w:tc>
          <w:tcPr>
            <w:tcW w:w="957" w:type="dxa"/>
            <w:tcBorders>
              <w:top w:val="single" w:sz="8" w:space="0" w:color="auto"/>
              <w:left w:val="nil"/>
              <w:bottom w:val="single" w:sz="8" w:space="0" w:color="auto"/>
              <w:right w:val="single" w:sz="8" w:space="0" w:color="auto"/>
            </w:tcBorders>
            <w:shd w:val="clear" w:color="auto" w:fill="auto"/>
            <w:noWrap/>
            <w:vAlign w:val="center"/>
            <w:hideMark/>
            <w:tcPrChange w:id="312" w:author="Martin Kokora" w:date="2026-08-12T10:12:00Z">
              <w:tcPr>
                <w:tcW w:w="957" w:type="dxa"/>
                <w:gridSpan w:val="2"/>
                <w:tcBorders>
                  <w:top w:val="single" w:sz="8" w:space="0" w:color="auto"/>
                  <w:left w:val="nil"/>
                  <w:bottom w:val="single" w:sz="8" w:space="0" w:color="auto"/>
                  <w:right w:val="single" w:sz="8" w:space="0" w:color="auto"/>
                </w:tcBorders>
                <w:shd w:val="clear" w:color="auto" w:fill="auto"/>
                <w:noWrap/>
                <w:vAlign w:val="center"/>
                <w:hideMark/>
              </w:tcPr>
            </w:tcPrChange>
          </w:tcPr>
          <w:p w14:paraId="10DB3B44" w14:textId="3C7041E2" w:rsidR="003E6217" w:rsidRPr="003E6217" w:rsidRDefault="003E6217" w:rsidP="003E621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313" w:author="Martin Kokora" w:date="2026-08-12T10:12:00Z">
              <w:r>
                <w:rPr>
                  <w:rFonts w:ascii="Ebrima" w:hAnsi="Ebrima"/>
                  <w:b/>
                  <w:bCs/>
                  <w:color w:val="000000"/>
                  <w:sz w:val="20"/>
                  <w:szCs w:val="20"/>
                </w:rPr>
                <w:t>66,67%</w:t>
              </w:r>
            </w:ins>
            <w:del w:id="314" w:author="Martin Kokora" w:date="2026-08-12T10:12:00Z">
              <w:r>
                <w:rPr>
                  <w:rFonts w:ascii="Ebrima" w:hAnsi="Ebrima"/>
                  <w:b/>
                  <w:bCs/>
                  <w:color w:val="000000"/>
                  <w:sz w:val="20"/>
                  <w:szCs w:val="20"/>
                </w:rPr>
                <w:delText>66,67%</w:delText>
              </w:r>
            </w:del>
          </w:p>
        </w:tc>
      </w:tr>
    </w:tbl>
    <w:p w14:paraId="7C0C9EFE" w14:textId="70CA45E7" w:rsidR="0038243C" w:rsidRPr="000A0C82" w:rsidRDefault="0038243C" w:rsidP="0038243C">
      <w:pPr>
        <w:rPr>
          <w:rFonts w:ascii="Ebrima" w:hAnsi="Ebrima" w:cs="Tahoma"/>
          <w:i/>
          <w:lang w:val="fr-FR"/>
        </w:rPr>
      </w:pPr>
      <w:r>
        <w:rPr>
          <w:rFonts w:ascii="Ebrima" w:hAnsi="Ebrima" w:cs="Tahoma"/>
          <w:i/>
          <w:u w:val="single"/>
          <w:lang w:val="fr-FR"/>
        </w:rPr>
        <w:t>Source</w:t>
      </w:r>
      <w:r>
        <w:rPr>
          <w:rFonts w:ascii="Ebrima" w:hAnsi="Ebrima" w:cs="Tahoma"/>
          <w:i/>
          <w:lang w:val="fr-FR"/>
        </w:rPr>
        <w:t> : Le Conseil du Café-Cacao</w:t>
      </w:r>
    </w:p>
    <w:p w14:paraId="0B3C80F8" w14:textId="77777777" w:rsidR="0038243C" w:rsidRPr="000A0C82" w:rsidRDefault="0038243C" w:rsidP="0038243C">
      <w:pPr>
        <w:rPr>
          <w:rFonts w:ascii="Ebrima" w:hAnsi="Ebrima" w:cs="Tahoma"/>
          <w:lang w:val="fr-FR"/>
        </w:rPr>
      </w:pPr>
    </w:p>
    <w:p w14:paraId="2B2C65F7" w14:textId="77777777" w:rsidR="0038243C" w:rsidRPr="000A0C82" w:rsidRDefault="0038243C" w:rsidP="0038243C">
      <w:pPr>
        <w:pStyle w:val="Titre2"/>
        <w:numPr>
          <w:ilvl w:val="1"/>
          <w:numId w:val="17"/>
        </w:numPr>
        <w:spacing w:before="0"/>
        <w:rPr>
          <w:rFonts w:ascii="Ebrima" w:hAnsi="Ebrima" w:cs="Courier New"/>
          <w:color w:val="auto"/>
          <w:sz w:val="24"/>
          <w:szCs w:val="24"/>
        </w:rPr>
      </w:pPr>
      <w:r>
        <w:rPr>
          <w:rStyle w:val="Aucun"/>
          <w:rFonts w:ascii="Ebrima" w:hAnsi="Ebrima" w:cs="Courier New"/>
          <w:caps/>
          <w:color w:val="auto"/>
          <w:sz w:val="24"/>
          <w:szCs w:val="24"/>
          <w:u w:color="000000"/>
        </w:rPr>
        <w:t>Utilisation des ressources au titre des investissements</w:t>
      </w:r>
    </w:p>
    <w:p w14:paraId="61506D3A" w14:textId="77777777" w:rsidR="0038243C" w:rsidRPr="000A0C82" w:rsidRDefault="0038243C" w:rsidP="0038243C">
      <w:pPr>
        <w:pStyle w:val="Corps"/>
        <w:tabs>
          <w:tab w:val="left" w:pos="360"/>
        </w:tabs>
        <w:jc w:val="both"/>
        <w:rPr>
          <w:rStyle w:val="Aucun"/>
          <w:rFonts w:ascii="Ebrima" w:eastAsia="Tahoma" w:hAnsi="Ebrima" w:cs="Courier New"/>
          <w:color w:val="auto"/>
          <w:sz w:val="10"/>
          <w:szCs w:val="10"/>
        </w:rPr>
      </w:pPr>
    </w:p>
    <w:bookmarkEnd w:id="140"/>
    <w:p w14:paraId="657B2242" w14:textId="5CF7FACC" w:rsidR="0038243C" w:rsidRPr="000A0C82" w:rsidRDefault="0038243C" w:rsidP="0038243C">
      <w:pPr>
        <w:tabs>
          <w:tab w:val="left" w:pos="0"/>
        </w:tabs>
        <w:jc w:val="both"/>
        <w:rPr>
          <w:rFonts w:ascii="Ebrima" w:hAnsi="Ebrima" w:cs="Tahoma"/>
          <w:lang w:val="fr-FR"/>
        </w:rPr>
      </w:pPr>
      <w:r>
        <w:rPr>
          <w:rFonts w:ascii="Ebrima" w:hAnsi="Ebrima" w:cs="Tahoma"/>
          <w:lang w:val="fr-FR"/>
        </w:rPr>
        <w:t>Les investissements réalisés du 1</w:t>
      </w:r>
      <w:r>
        <w:rPr>
          <w:rFonts w:ascii="Ebrima" w:hAnsi="Ebrima" w:cs="Tahoma"/>
          <w:vertAlign w:val="superscript"/>
          <w:lang w:val="fr-FR"/>
        </w:rPr>
        <w:t>er</w:t>
      </w:r>
      <w:r>
        <w:rPr>
          <w:rFonts w:ascii="Ebrima" w:hAnsi="Ebrima" w:cs="Tahoma"/>
          <w:lang w:val="fr-FR"/>
        </w:rPr>
        <w:t xml:space="preserve"> janvier au 30 juin 2026 s’établissent à 18,66 milliards de FCFA. Ces investissements concernent les décaissements essentiellement effectués pour les projets FIMR, les achats de sacs brousse pour la collecte du café et du cacao, les activités d’appui au développement durable de la cacaoculture et de la caféiculture. Au total, les décaissements effectués depuis la mise en place du compte séquestre d’octobre 2005 jusqu’à fin juin 2026 s’élèvent à 609,37 milliards de FCFA.</w:t>
      </w:r>
    </w:p>
    <w:p w14:paraId="0F328ACC" w14:textId="77777777" w:rsidR="0025029E" w:rsidRPr="000A0C82" w:rsidRDefault="0025029E" w:rsidP="0038243C">
      <w:pPr>
        <w:tabs>
          <w:tab w:val="left" w:pos="0"/>
        </w:tabs>
        <w:jc w:val="both"/>
        <w:rPr>
          <w:rFonts w:ascii="Ebrima" w:hAnsi="Ebrima" w:cs="Tahoma"/>
          <w:lang w:val="fr-FR"/>
        </w:rPr>
      </w:pPr>
    </w:p>
    <w:p w14:paraId="4AD0AA38" w14:textId="3BE0ECCE" w:rsidR="0038243C" w:rsidRPr="000A0C82" w:rsidRDefault="0038243C" w:rsidP="0038243C">
      <w:pPr>
        <w:rPr>
          <w:rFonts w:ascii="Ebrima" w:hAnsi="Ebrima" w:cs="Tahoma"/>
          <w:b/>
          <w:lang w:val="fr-FR"/>
        </w:rPr>
      </w:pPr>
      <w:r>
        <w:rPr>
          <w:rFonts w:ascii="Ebrima" w:hAnsi="Ebrima" w:cs="Tahoma"/>
          <w:b/>
          <w:u w:val="single"/>
          <w:lang w:val="fr-FR"/>
        </w:rPr>
        <w:t>Tableau 3 :</w:t>
      </w:r>
      <w:r>
        <w:rPr>
          <w:rFonts w:ascii="Ebrima" w:hAnsi="Ebrima" w:cs="Tahoma"/>
          <w:b/>
          <w:lang w:val="fr-FR"/>
        </w:rPr>
        <w:t xml:space="preserve">    </w:t>
      </w:r>
      <w:commentRangeStart w:id="315"/>
      <w:r>
        <w:rPr>
          <w:rFonts w:ascii="Ebrima" w:hAnsi="Ebrima" w:cs="Tahoma"/>
          <w:b/>
          <w:lang w:val="fr-FR"/>
        </w:rPr>
        <w:t xml:space="preserve">Investissements réalisés d</w:t>
      </w:r>
      <w:del w:id="100022" w:author="Claude" w:date="2026-09-29T09:00:00Z">
        <w:r>
          <w:rPr>
            <w:rFonts w:ascii="Ebrima" w:hAnsi="Ebrima" w:cs="Tahoma"/>
            <w:b/>
            <w:lang w:val="fr-FR"/>
          </w:rPr>
          <w:delText xml:space="preserve">e janvier à</w:delText>
        </w:r>
      </w:del>
      <w:ins w:id="100023" w:author="Claude" w:date="2026-09-29T09:00:00Z">
        <w:r>
          <w:rPr>
            <w:rFonts w:ascii="Ebrima" w:hAnsi="Ebrima" w:cs="Tahoma"/>
            <w:b/>
            <w:lang w:val="fr-FR"/>
          </w:rPr>
          <w:t xml:space="preserve">’octobre 2005 à fin</w:t>
        </w:r>
      </w:ins>
      <w:r>
        <w:rPr>
          <w:rFonts w:ascii="Ebrima" w:hAnsi="Ebrima" w:cs="Tahoma"/>
          <w:b/>
          <w:lang w:val="fr-FR"/>
        </w:rPr>
        <w:t xml:space="preserve"> juin 2026 (en milliards de FCFA)</w:t>
      </w:r>
      <w:commentRangeEnd w:id="315"/>
      <w:r>
        <w:rPr>
          <w:rStyle w:val="Marquedecommentaire"/>
        </w:rPr>
        <w:commentReference w:id="315"/>
      </w:r>
    </w:p>
    <w:p w14:paraId="182C4B3E" w14:textId="77777777" w:rsidR="009E4525" w:rsidRPr="000A0C82" w:rsidRDefault="009E4525" w:rsidP="0038243C">
      <w:pPr>
        <w:rPr>
          <w:rFonts w:ascii="Ebrima" w:hAnsi="Ebrima" w:cs="Tahoma"/>
          <w:b/>
          <w:sz w:val="10"/>
          <w:szCs w:val="10"/>
          <w:lang w:val="fr-FR"/>
        </w:rPr>
      </w:pPr>
    </w:p>
    <w:tbl>
      <w:tblPr>
        <w:tblW w:w="5000" w:type="pct"/>
        <w:tblCellMar>
          <w:left w:w="70" w:type="dxa"/>
          <w:right w:w="70" w:type="dxa"/>
        </w:tblCellMar>
        <w:tblLook w:val="04A0" w:firstRow="1" w:lastRow="0" w:firstColumn="1" w:lastColumn="0" w:noHBand="0" w:noVBand="1"/>
      </w:tblPr>
      <w:tblGrid>
        <w:gridCol w:w="7182"/>
        <w:gridCol w:w="2863"/>
      </w:tblGrid>
      <w:tr w:rsidR="006A1ED1" w:rsidRPr="000A0C82" w14:paraId="0D09549D" w14:textId="77777777" w:rsidTr="008F4B14">
        <w:trPr>
          <w:trHeight w:val="374"/>
        </w:trPr>
        <w:tc>
          <w:tcPr>
            <w:tcW w:w="3575"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D557793"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INTITULES</w:t>
            </w:r>
          </w:p>
        </w:tc>
        <w:tc>
          <w:tcPr>
            <w:tcW w:w="1425" w:type="pct"/>
            <w:tcBorders>
              <w:top w:val="single" w:sz="8" w:space="0" w:color="auto"/>
              <w:left w:val="nil"/>
              <w:bottom w:val="single" w:sz="8" w:space="0" w:color="auto"/>
              <w:right w:val="single" w:sz="8" w:space="0" w:color="auto"/>
            </w:tcBorders>
            <w:shd w:val="clear" w:color="auto" w:fill="auto"/>
            <w:vAlign w:val="center"/>
            <w:hideMark/>
          </w:tcPr>
          <w:p w14:paraId="72D9150C"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MONTANTS (Mds)</w:t>
            </w:r>
          </w:p>
        </w:tc>
      </w:tr>
      <w:tr w:rsidR="006A1ED1" w:rsidRPr="000A0C82" w14:paraId="14ED5FAD" w14:textId="77777777" w:rsidTr="00BC7084">
        <w:trPr>
          <w:trHeight w:val="344"/>
        </w:trPr>
        <w:tc>
          <w:tcPr>
            <w:tcW w:w="3575" w:type="pct"/>
            <w:tcBorders>
              <w:top w:val="nil"/>
              <w:left w:val="single" w:sz="8" w:space="0" w:color="auto"/>
              <w:bottom w:val="single" w:sz="8" w:space="0" w:color="auto"/>
              <w:right w:val="single" w:sz="8" w:space="0" w:color="auto"/>
            </w:tcBorders>
            <w:shd w:val="clear" w:color="auto" w:fill="auto"/>
            <w:vAlign w:val="center"/>
            <w:hideMark/>
          </w:tcPr>
          <w:p w14:paraId="39FFCA33"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Total d'octobre 2005 à fin mars 2012</w:t>
            </w:r>
          </w:p>
        </w:tc>
        <w:tc>
          <w:tcPr>
            <w:tcW w:w="1425" w:type="pct"/>
            <w:tcBorders>
              <w:top w:val="nil"/>
              <w:left w:val="nil"/>
              <w:bottom w:val="single" w:sz="8" w:space="0" w:color="auto"/>
              <w:right w:val="single" w:sz="8" w:space="0" w:color="auto"/>
            </w:tcBorders>
            <w:shd w:val="clear" w:color="auto" w:fill="auto"/>
            <w:vAlign w:val="center"/>
            <w:hideMark/>
          </w:tcPr>
          <w:p w14:paraId="24FCE517"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216,40</w:t>
            </w:r>
          </w:p>
        </w:tc>
      </w:tr>
      <w:tr w:rsidR="006A1ED1" w:rsidRPr="000A0C82" w14:paraId="3D624DC3" w14:textId="77777777" w:rsidTr="000A0C82">
        <w:trPr>
          <w:trHeight w:val="337"/>
        </w:trPr>
        <w:tc>
          <w:tcPr>
            <w:tcW w:w="3575" w:type="pct"/>
            <w:tcBorders>
              <w:top w:val="nil"/>
              <w:left w:val="single" w:sz="8" w:space="0" w:color="auto"/>
              <w:bottom w:val="single" w:sz="8" w:space="0" w:color="auto"/>
              <w:right w:val="single" w:sz="8" w:space="0" w:color="auto"/>
            </w:tcBorders>
            <w:shd w:val="clear" w:color="auto" w:fill="auto"/>
            <w:vAlign w:val="center"/>
            <w:hideMark/>
          </w:tcPr>
          <w:p w14:paraId="717C2BCA"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Total d'avril 2012 à fin décembre 2025</w:t>
            </w:r>
          </w:p>
        </w:tc>
        <w:tc>
          <w:tcPr>
            <w:tcW w:w="1425" w:type="pct"/>
            <w:tcBorders>
              <w:top w:val="nil"/>
              <w:left w:val="nil"/>
              <w:bottom w:val="single" w:sz="8" w:space="0" w:color="auto"/>
              <w:right w:val="single" w:sz="8" w:space="0" w:color="auto"/>
            </w:tcBorders>
            <w:shd w:val="clear" w:color="auto" w:fill="auto"/>
            <w:vAlign w:val="center"/>
            <w:hideMark/>
          </w:tcPr>
          <w:p w14:paraId="43A8CA36"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374,31</w:t>
            </w:r>
          </w:p>
        </w:tc>
      </w:tr>
      <w:tr w:rsidR="006A1ED1" w:rsidRPr="003F5EC5" w14:paraId="7009050B" w14:textId="77777777" w:rsidTr="00536857">
        <w:trPr>
          <w:trHeight w:val="405"/>
        </w:trPr>
        <w:tc>
          <w:tcPr>
            <w:tcW w:w="5000" w:type="pct"/>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F4E0B00" w14:textId="77777777" w:rsidR="00792E84" w:rsidRPr="000A0C82" w:rsidRDefault="00792E84" w:rsidP="008F4B14">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Investissements réalisés de janvier à juin 2026</w:t>
            </w:r>
          </w:p>
        </w:tc>
      </w:tr>
      <w:tr w:rsidR="006A1ED1" w:rsidRPr="000A0C82" w14:paraId="45209131" w14:textId="77777777" w:rsidTr="000A0C82">
        <w:trPr>
          <w:trHeight w:val="208"/>
        </w:trPr>
        <w:tc>
          <w:tcPr>
            <w:tcW w:w="3575" w:type="pct"/>
            <w:tcBorders>
              <w:top w:val="nil"/>
              <w:left w:val="single" w:sz="8" w:space="0" w:color="auto"/>
              <w:bottom w:val="dotted" w:sz="4" w:space="0" w:color="auto"/>
              <w:right w:val="single" w:sz="8" w:space="0" w:color="auto"/>
            </w:tcBorders>
            <w:shd w:val="clear" w:color="auto" w:fill="auto"/>
            <w:vAlign w:val="center"/>
            <w:hideMark/>
          </w:tcPr>
          <w:p w14:paraId="2513758D"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Réforme</w:t>
            </w:r>
          </w:p>
        </w:tc>
        <w:tc>
          <w:tcPr>
            <w:tcW w:w="1425" w:type="pct"/>
            <w:tcBorders>
              <w:top w:val="nil"/>
              <w:left w:val="nil"/>
              <w:bottom w:val="dotted" w:sz="4" w:space="0" w:color="auto"/>
              <w:right w:val="single" w:sz="8" w:space="0" w:color="auto"/>
            </w:tcBorders>
            <w:shd w:val="clear" w:color="auto" w:fill="auto"/>
            <w:vAlign w:val="center"/>
            <w:hideMark/>
          </w:tcPr>
          <w:p w14:paraId="7691741E"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r>
      <w:tr w:rsidR="00697B0F" w:rsidRPr="000A0C82" w14:paraId="416BDAA6" w14:textId="77777777" w:rsidTr="00536857">
        <w:trPr>
          <w:trHeight w:val="300"/>
        </w:trPr>
        <w:tc>
          <w:tcPr>
            <w:tcW w:w="3575" w:type="pct"/>
            <w:tcBorders>
              <w:top w:val="nil"/>
              <w:left w:val="single" w:sz="8" w:space="0" w:color="auto"/>
              <w:bottom w:val="dotted" w:sz="4" w:space="0" w:color="auto"/>
              <w:right w:val="single" w:sz="8" w:space="0" w:color="auto"/>
            </w:tcBorders>
            <w:shd w:val="clear" w:color="000000" w:fill="FFFFFF"/>
            <w:vAlign w:val="center"/>
            <w:hideMark/>
          </w:tcPr>
          <w:p w14:paraId="0D6EED08" w14:textId="77777777" w:rsidR="00697B0F" w:rsidRPr="000A0C82" w:rsidRDefault="00697B0F" w:rsidP="00697B0F">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 xml:space="preserve">Projets FIMR </w:t>
            </w:r>
          </w:p>
        </w:tc>
        <w:tc>
          <w:tcPr>
            <w:tcW w:w="1425" w:type="pct"/>
            <w:tcBorders>
              <w:top w:val="nil"/>
              <w:left w:val="nil"/>
              <w:bottom w:val="dotted" w:sz="4" w:space="0" w:color="auto"/>
              <w:right w:val="single" w:sz="8" w:space="0" w:color="auto"/>
            </w:tcBorders>
            <w:shd w:val="clear" w:color="auto" w:fill="auto"/>
            <w:vAlign w:val="center"/>
            <w:hideMark/>
          </w:tcPr>
          <w:p w14:paraId="7387F26B" w14:textId="41AA2390" w:rsidR="00697B0F" w:rsidRPr="000A0C82" w:rsidRDefault="00697B0F" w:rsidP="00697B0F">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hAnsi="Ebrima"/>
                <w:color w:val="000000"/>
                <w:sz w:val="20"/>
                <w:szCs w:val="20"/>
              </w:rPr>
              <w:t>6,14</w:t>
            </w:r>
          </w:p>
        </w:tc>
      </w:tr>
      <w:tr w:rsidR="00697B0F" w:rsidRPr="000A0C82" w14:paraId="6AF11AC2" w14:textId="77777777" w:rsidTr="00536857">
        <w:trPr>
          <w:trHeight w:val="300"/>
        </w:trPr>
        <w:tc>
          <w:tcPr>
            <w:tcW w:w="3575" w:type="pct"/>
            <w:tcBorders>
              <w:top w:val="nil"/>
              <w:left w:val="single" w:sz="8" w:space="0" w:color="auto"/>
              <w:bottom w:val="dotted" w:sz="4" w:space="0" w:color="auto"/>
              <w:right w:val="single" w:sz="8" w:space="0" w:color="auto"/>
            </w:tcBorders>
            <w:shd w:val="clear" w:color="000000" w:fill="FFFFFF"/>
            <w:vAlign w:val="center"/>
            <w:hideMark/>
          </w:tcPr>
          <w:p w14:paraId="61AFDBCF" w14:textId="77777777" w:rsidR="00697B0F" w:rsidRPr="000A0C82" w:rsidRDefault="00697B0F" w:rsidP="00697B0F">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Diversification Agricole</w:t>
            </w:r>
          </w:p>
        </w:tc>
        <w:tc>
          <w:tcPr>
            <w:tcW w:w="1425" w:type="pct"/>
            <w:tcBorders>
              <w:top w:val="nil"/>
              <w:left w:val="nil"/>
              <w:bottom w:val="dotted" w:sz="4" w:space="0" w:color="auto"/>
              <w:right w:val="single" w:sz="8" w:space="0" w:color="auto"/>
            </w:tcBorders>
            <w:shd w:val="clear" w:color="auto" w:fill="auto"/>
            <w:vAlign w:val="center"/>
            <w:hideMark/>
          </w:tcPr>
          <w:p w14:paraId="3290754F" w14:textId="45217D35" w:rsidR="00697B0F" w:rsidRPr="000A0C82" w:rsidRDefault="00697B0F" w:rsidP="00697B0F">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hAnsi="Ebrima"/>
                <w:color w:val="000000"/>
                <w:sz w:val="20"/>
                <w:szCs w:val="20"/>
              </w:rPr>
              <w:t>0,05</w:t>
            </w:r>
          </w:p>
        </w:tc>
      </w:tr>
      <w:tr w:rsidR="00697B0F" w:rsidRPr="000A0C82" w14:paraId="3DBB8565" w14:textId="77777777" w:rsidTr="00536857">
        <w:trPr>
          <w:trHeight w:val="300"/>
        </w:trPr>
        <w:tc>
          <w:tcPr>
            <w:tcW w:w="3575" w:type="pct"/>
            <w:tcBorders>
              <w:top w:val="nil"/>
              <w:left w:val="single" w:sz="8" w:space="0" w:color="auto"/>
              <w:bottom w:val="dotted" w:sz="4" w:space="0" w:color="auto"/>
              <w:right w:val="single" w:sz="8" w:space="0" w:color="auto"/>
            </w:tcBorders>
            <w:shd w:val="clear" w:color="000000" w:fill="FFFFFF"/>
            <w:vAlign w:val="center"/>
            <w:hideMark/>
          </w:tcPr>
          <w:p w14:paraId="3E9C741F" w14:textId="77777777" w:rsidR="00697B0F" w:rsidRPr="000A0C82" w:rsidRDefault="00697B0F" w:rsidP="00697B0F">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 xml:space="preserve">Programme </w:t>
            </w:r>
            <w:commentRangeStart w:id="316"/>
            <w:commentRangeStart w:id="317"/>
            <w:r>
              <w:rPr>
                <w:rFonts w:ascii="Ebrima" w:eastAsia="Times New Roman" w:hAnsi="Ebrima"/>
                <w:bdr w:val="none" w:sz="0" w:space="0" w:color="auto"/>
                <w:lang w:val="fr-CI" w:eastAsia="fr-CI"/>
              </w:rPr>
              <w:t>2QC</w:t>
            </w:r>
            <w:commentRangeEnd w:id="316"/>
            <w:r>
              <w:rPr>
                <w:rStyle w:val="Marquedecommentaire"/>
              </w:rPr>
              <w:commentReference w:id="316"/>
            </w:r>
            <w:commentRangeEnd w:id="317"/>
            <w:r>
              <w:rPr>
                <w:rStyle w:val="Marquedecommentaire"/>
              </w:rPr>
              <w:commentReference w:id="317"/>
            </w:r>
            <w:r>
              <w:rPr>
                <w:rFonts w:ascii="Ebrima" w:eastAsia="Times New Roman" w:hAnsi="Ebrima"/>
                <w:bdr w:val="none" w:sz="0" w:space="0" w:color="auto"/>
                <w:lang w:val="fr-CI" w:eastAsia="fr-CI"/>
              </w:rPr>
              <w:t xml:space="preserve"> (Investissements en milieu agricole)</w:t>
            </w:r>
          </w:p>
        </w:tc>
        <w:tc>
          <w:tcPr>
            <w:tcW w:w="1425" w:type="pct"/>
            <w:tcBorders>
              <w:top w:val="nil"/>
              <w:left w:val="nil"/>
              <w:bottom w:val="dotted" w:sz="4" w:space="0" w:color="auto"/>
              <w:right w:val="single" w:sz="8" w:space="0" w:color="auto"/>
            </w:tcBorders>
            <w:shd w:val="clear" w:color="auto" w:fill="auto"/>
            <w:vAlign w:val="center"/>
            <w:hideMark/>
          </w:tcPr>
          <w:p w14:paraId="131F959E" w14:textId="4965A1AE" w:rsidR="00697B0F" w:rsidRPr="000A0C82" w:rsidRDefault="00697B0F" w:rsidP="00697B0F">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hAnsi="Ebrima"/>
                <w:color w:val="000000"/>
                <w:sz w:val="20"/>
                <w:szCs w:val="20"/>
              </w:rPr>
              <w:t>7,07</w:t>
            </w:r>
          </w:p>
        </w:tc>
      </w:tr>
      <w:tr w:rsidR="00697B0F" w:rsidRPr="000A0C82" w14:paraId="2EF07E82" w14:textId="77777777" w:rsidTr="00536857">
        <w:trPr>
          <w:trHeight w:val="300"/>
        </w:trPr>
        <w:tc>
          <w:tcPr>
            <w:tcW w:w="3575" w:type="pct"/>
            <w:tcBorders>
              <w:top w:val="nil"/>
              <w:left w:val="single" w:sz="8" w:space="0" w:color="auto"/>
              <w:bottom w:val="dotted" w:sz="4" w:space="0" w:color="auto"/>
              <w:right w:val="single" w:sz="8" w:space="0" w:color="auto"/>
            </w:tcBorders>
            <w:shd w:val="clear" w:color="000000" w:fill="FFFFFF"/>
            <w:vAlign w:val="center"/>
            <w:hideMark/>
          </w:tcPr>
          <w:p w14:paraId="5DF959F8" w14:textId="77777777" w:rsidR="00697B0F" w:rsidRPr="000A0C82" w:rsidRDefault="00697B0F" w:rsidP="00697B0F">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Sacherie brousse</w:t>
            </w:r>
          </w:p>
        </w:tc>
        <w:tc>
          <w:tcPr>
            <w:tcW w:w="1425" w:type="pct"/>
            <w:tcBorders>
              <w:top w:val="nil"/>
              <w:left w:val="nil"/>
              <w:bottom w:val="dotted" w:sz="4" w:space="0" w:color="auto"/>
              <w:right w:val="single" w:sz="8" w:space="0" w:color="auto"/>
            </w:tcBorders>
            <w:shd w:val="clear" w:color="auto" w:fill="auto"/>
            <w:vAlign w:val="center"/>
            <w:hideMark/>
          </w:tcPr>
          <w:p w14:paraId="41FD569C" w14:textId="5B9217B1" w:rsidR="00697B0F" w:rsidRPr="000A0C82" w:rsidRDefault="00697B0F" w:rsidP="00697B0F">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hAnsi="Ebrima"/>
                <w:color w:val="000000"/>
                <w:sz w:val="20"/>
                <w:szCs w:val="20"/>
              </w:rPr>
              <w:t>5,40</w:t>
            </w:r>
          </w:p>
        </w:tc>
      </w:tr>
      <w:tr w:rsidR="006A1ED1" w:rsidRPr="000A0C82" w14:paraId="1ED7FE62" w14:textId="77777777" w:rsidTr="000A0C82">
        <w:trPr>
          <w:trHeight w:val="360"/>
        </w:trPr>
        <w:tc>
          <w:tcPr>
            <w:tcW w:w="3575"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B3200EA"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lastRenderedPageBreak/>
              <w:t>Total de janvier à juin 2026</w:t>
            </w:r>
          </w:p>
        </w:tc>
        <w:tc>
          <w:tcPr>
            <w:tcW w:w="1425" w:type="pct"/>
            <w:tcBorders>
              <w:top w:val="single" w:sz="8" w:space="0" w:color="auto"/>
              <w:left w:val="nil"/>
              <w:bottom w:val="single" w:sz="8" w:space="0" w:color="auto"/>
              <w:right w:val="single" w:sz="8" w:space="0" w:color="auto"/>
            </w:tcBorders>
            <w:shd w:val="clear" w:color="auto" w:fill="auto"/>
            <w:vAlign w:val="center"/>
            <w:hideMark/>
          </w:tcPr>
          <w:p w14:paraId="2859F9FC"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18,66</w:t>
            </w:r>
          </w:p>
        </w:tc>
      </w:tr>
      <w:tr w:rsidR="006A1ED1" w:rsidRPr="000A0C82" w14:paraId="19C44966" w14:textId="77777777" w:rsidTr="000A0C82">
        <w:trPr>
          <w:trHeight w:val="377"/>
        </w:trPr>
        <w:tc>
          <w:tcPr>
            <w:tcW w:w="3575" w:type="pct"/>
            <w:tcBorders>
              <w:top w:val="nil"/>
              <w:left w:val="single" w:sz="8" w:space="0" w:color="auto"/>
              <w:bottom w:val="single" w:sz="8" w:space="0" w:color="auto"/>
              <w:right w:val="single" w:sz="8" w:space="0" w:color="auto"/>
            </w:tcBorders>
            <w:shd w:val="clear" w:color="auto" w:fill="auto"/>
            <w:noWrap/>
            <w:vAlign w:val="center"/>
            <w:hideMark/>
          </w:tcPr>
          <w:p w14:paraId="5F46B42A"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 xml:space="preserve">TOTAL D'OCTOBRE 2005 </w:t>
            </w:r>
            <w:del w:id="100024" w:author="Claude" w:date="2026-09-29T09:00:00Z">
              <w:r>
                <w:rPr>
                  <w:rFonts w:ascii="Ebrima" w:eastAsia="Times New Roman" w:hAnsi="Ebrima"/>
                  <w:b/>
                  <w:bCs/>
                  <w:sz w:val="20"/>
                  <w:szCs w:val="20"/>
                  <w:bdr w:val="none" w:sz="0" w:space="0" w:color="auto"/>
                  <w:lang w:val="fr-CI" w:eastAsia="fr-CI"/>
                </w:rPr>
                <w:delText xml:space="preserve">A</w:delText>
              </w:r>
            </w:del>
            <w:ins w:id="100025" w:author="Claude" w:date="2026-09-29T09:00:00Z">
              <w:r>
                <w:rPr>
                  <w:rFonts w:ascii="Ebrima" w:eastAsia="Times New Roman" w:hAnsi="Ebrima"/>
                  <w:b/>
                  <w:bCs/>
                  <w:sz w:val="20"/>
                  <w:szCs w:val="20"/>
                  <w:bdr w:val="none" w:sz="0" w:space="0" w:color="auto"/>
                  <w:lang w:val="fr-CI" w:eastAsia="fr-CI"/>
                </w:rPr>
                <w:t xml:space="preserve">À</w:t>
              </w:r>
            </w:ins>
            <w:r>
              <w:rPr>
                <w:rFonts w:ascii="Ebrima" w:eastAsia="Times New Roman" w:hAnsi="Ebrima"/>
                <w:b/>
                <w:bCs/>
                <w:sz w:val="20"/>
                <w:szCs w:val="20"/>
                <w:bdr w:val="none" w:sz="0" w:space="0" w:color="auto"/>
                <w:lang w:val="fr-CI" w:eastAsia="fr-CI"/>
              </w:rPr>
              <w:t xml:space="preserve"> FIN JUIN 2026</w:t>
            </w:r>
          </w:p>
        </w:tc>
        <w:tc>
          <w:tcPr>
            <w:tcW w:w="1425" w:type="pct"/>
            <w:tcBorders>
              <w:top w:val="nil"/>
              <w:left w:val="nil"/>
              <w:bottom w:val="single" w:sz="8" w:space="0" w:color="auto"/>
              <w:right w:val="single" w:sz="8" w:space="0" w:color="auto"/>
            </w:tcBorders>
            <w:shd w:val="clear" w:color="auto" w:fill="auto"/>
            <w:noWrap/>
            <w:vAlign w:val="center"/>
            <w:hideMark/>
          </w:tcPr>
          <w:p w14:paraId="367AA2CC" w14:textId="77777777" w:rsidR="00792E84" w:rsidRPr="000A0C82" w:rsidRDefault="00792E84" w:rsidP="00792E8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609,37</w:t>
            </w:r>
          </w:p>
        </w:tc>
      </w:tr>
    </w:tbl>
    <w:p w14:paraId="2C1A7192" w14:textId="77A05647" w:rsidR="0038243C" w:rsidRPr="000A0C82" w:rsidRDefault="0038243C" w:rsidP="00BC7084">
      <w:pPr>
        <w:rPr>
          <w:rFonts w:ascii="Ebrima" w:hAnsi="Ebrima" w:cs="Tahoma"/>
          <w:i/>
          <w:lang w:val="fr-FR"/>
        </w:rPr>
      </w:pPr>
      <w:r>
        <w:rPr>
          <w:rFonts w:ascii="Ebrima" w:hAnsi="Ebrima" w:cs="Tahoma"/>
          <w:i/>
          <w:u w:val="single"/>
          <w:lang w:val="fr-FR"/>
        </w:rPr>
        <w:t>Source</w:t>
      </w:r>
      <w:r>
        <w:rPr>
          <w:rFonts w:ascii="Ebrima" w:hAnsi="Ebrima" w:cs="Tahoma"/>
          <w:i/>
          <w:lang w:val="fr-FR"/>
        </w:rPr>
        <w:t> : Le Conseil du Café-Cacao</w:t>
      </w:r>
    </w:p>
    <w:p w14:paraId="0D83BE4A" w14:textId="77777777" w:rsidR="0038243C" w:rsidRPr="000A0C82" w:rsidRDefault="0038243C" w:rsidP="00BC7084">
      <w:pPr>
        <w:rPr>
          <w:rFonts w:ascii="Ebrima" w:hAnsi="Ebrima" w:cs="Tahoma"/>
          <w:b/>
          <w:sz w:val="16"/>
          <w:szCs w:val="36"/>
          <w:lang w:val="fr-FR"/>
        </w:rPr>
      </w:pPr>
    </w:p>
    <w:p w14:paraId="1F87A788" w14:textId="77777777" w:rsidR="0038243C" w:rsidRPr="000A0C82" w:rsidRDefault="0038243C" w:rsidP="00BC7084">
      <w:pPr>
        <w:pStyle w:val="Titre2"/>
        <w:numPr>
          <w:ilvl w:val="1"/>
          <w:numId w:val="17"/>
        </w:numPr>
        <w:spacing w:before="0"/>
        <w:rPr>
          <w:rFonts w:ascii="Ebrima" w:hAnsi="Ebrima" w:cs="Courier New"/>
          <w:color w:val="auto"/>
          <w:sz w:val="24"/>
          <w:szCs w:val="24"/>
        </w:rPr>
      </w:pPr>
      <w:r>
        <w:rPr>
          <w:rStyle w:val="Aucun"/>
          <w:rFonts w:ascii="Ebrima" w:hAnsi="Ebrima" w:cs="Courier New"/>
          <w:caps/>
          <w:color w:val="auto"/>
          <w:sz w:val="24"/>
          <w:szCs w:val="24"/>
          <w:u w:color="000000"/>
        </w:rPr>
        <w:t>Soldes NETS DES RESSOURCES D’INVESTISSEMENT</w:t>
      </w:r>
    </w:p>
    <w:p w14:paraId="3232D10B" w14:textId="77777777" w:rsidR="0038243C" w:rsidRPr="000A0C82" w:rsidRDefault="0038243C" w:rsidP="00BC7084">
      <w:pPr>
        <w:tabs>
          <w:tab w:val="left" w:pos="360"/>
        </w:tabs>
        <w:jc w:val="both"/>
        <w:rPr>
          <w:rFonts w:ascii="Ebrima" w:hAnsi="Ebrima" w:cs="Courier New"/>
          <w:i/>
          <w:sz w:val="18"/>
          <w:lang w:val="fr-FR"/>
        </w:rPr>
      </w:pPr>
    </w:p>
    <w:p w14:paraId="628A5528" w14:textId="5FCDB049" w:rsidR="0038243C" w:rsidRPr="000A0C82" w:rsidRDefault="0038243C" w:rsidP="00BC7084">
      <w:pPr>
        <w:tabs>
          <w:tab w:val="left" w:pos="360"/>
        </w:tabs>
        <w:spacing w:before="240" w:after="240"/>
        <w:contextualSpacing/>
        <w:jc w:val="both"/>
        <w:rPr>
          <w:rFonts w:ascii="Ebrima" w:hAnsi="Ebrima" w:cs="Tahoma"/>
          <w:lang w:val="fr-FR"/>
        </w:rPr>
      </w:pPr>
      <w:r>
        <w:rPr>
          <w:rFonts w:ascii="Ebrima" w:hAnsi="Ebrima" w:cs="Tahoma"/>
          <w:lang w:val="fr-FR"/>
        </w:rPr>
        <w:t xml:space="preserve">Le solde net des ressources d’investissement ressort à 41,38 milliards de FCFA à fin juin 2026 (Cf. Tableau </w:t>
      </w:r>
      <w:del w:id="100027" w:author="Claude" w:date="2026-09-29T09:00:00Z">
        <w:r>
          <w:rPr>
            <w:rFonts w:ascii="Ebrima" w:hAnsi="Ebrima" w:cs="Tahoma"/>
            <w:lang w:val="fr-FR"/>
          </w:rPr>
          <w:delText xml:space="preserve">4</w:delText>
        </w:r>
      </w:del>
      <w:ins w:id="100028" w:author="Claude" w:date="2026-09-29T09:00:00Z">
        <w:r>
          <w:rPr>
            <w:rFonts w:ascii="Ebrima" w:hAnsi="Ebrima" w:cs="Tahoma"/>
            <w:lang w:val="fr-FR"/>
          </w:rPr>
          <w:t xml:space="preserve">5</w:t>
        </w:r>
      </w:ins>
      <w:r>
        <w:rPr>
          <w:rFonts w:ascii="Ebrima" w:hAnsi="Ebrima" w:cs="Tahoma"/>
          <w:lang w:val="fr-FR"/>
        </w:rPr>
        <w:t xml:space="preserve">). Consolidé avec le solde antérieur des opérations de trésorerie de 6,61 milliards de FCFA, le solde global des comptes bancaires à fin juin 2026 s’établit à 47,99 milliards de FCFA (Cf. Tableau</w:t>
      </w:r>
      <w:ins w:id="100026" w:author="Claude" w:date="2026-09-29T09:00:00Z">
        <w:r>
          <w:rPr>
            <w:rFonts w:ascii="Ebrima" w:hAnsi="Ebrima" w:cs="Tahoma"/>
            <w:lang w:val="fr-FR"/>
          </w:rPr>
          <w:t xml:space="preserve">x 4 et</w:t>
        </w:r>
      </w:ins>
      <w:r>
        <w:rPr>
          <w:rFonts w:ascii="Ebrima" w:hAnsi="Ebrima" w:cs="Tahoma"/>
          <w:lang w:val="fr-FR"/>
        </w:rPr>
        <w:t xml:space="preserve"> 5).</w:t>
      </w:r>
    </w:p>
    <w:p w14:paraId="326621B8" w14:textId="77777777" w:rsidR="00071E9A" w:rsidRPr="000A0C82" w:rsidRDefault="00071E9A" w:rsidP="00BC7084">
      <w:pPr>
        <w:tabs>
          <w:tab w:val="left" w:pos="360"/>
        </w:tabs>
        <w:spacing w:before="240" w:after="240"/>
        <w:contextualSpacing/>
        <w:jc w:val="both"/>
        <w:rPr>
          <w:rFonts w:ascii="Ebrima" w:hAnsi="Ebrima" w:cs="Tahoma"/>
          <w:lang w:val="fr-FR"/>
        </w:rPr>
      </w:pPr>
    </w:p>
    <w:p w14:paraId="299D4973" w14:textId="77777777" w:rsidR="0038243C" w:rsidRPr="000A0C82" w:rsidRDefault="0038243C" w:rsidP="00BC7084">
      <w:pPr>
        <w:tabs>
          <w:tab w:val="left" w:pos="360"/>
        </w:tabs>
        <w:spacing w:before="240" w:after="240"/>
        <w:contextualSpacing/>
        <w:jc w:val="both"/>
        <w:rPr>
          <w:rFonts w:ascii="Ebrima" w:hAnsi="Ebrima" w:cs="Tahoma"/>
          <w:b/>
          <w:lang w:val="fr-FR"/>
        </w:rPr>
      </w:pPr>
      <w:r>
        <w:rPr>
          <w:rFonts w:ascii="Ebrima" w:hAnsi="Ebrima" w:cs="Tahoma"/>
          <w:b/>
          <w:u w:val="single"/>
          <w:lang w:val="fr-FR"/>
        </w:rPr>
        <w:t>Tableau 4 :</w:t>
      </w:r>
      <w:r>
        <w:rPr>
          <w:rFonts w:ascii="Ebrima" w:hAnsi="Ebrima" w:cs="Tahoma"/>
          <w:b/>
          <w:lang w:val="fr-FR"/>
        </w:rPr>
        <w:t xml:space="preserve">     Solde net des redevances destinées aux investissements </w:t>
      </w:r>
    </w:p>
    <w:p w14:paraId="12178BC9" w14:textId="29AB8E24" w:rsidR="0038243C" w:rsidRPr="000A0C82" w:rsidRDefault="0038243C" w:rsidP="00BC7084">
      <w:pPr>
        <w:tabs>
          <w:tab w:val="left" w:pos="360"/>
        </w:tabs>
        <w:spacing w:before="240" w:after="240"/>
        <w:contextualSpacing/>
        <w:jc w:val="both"/>
        <w:rPr>
          <w:rFonts w:ascii="Ebrima" w:hAnsi="Ebrima" w:cs="Tahoma"/>
          <w:b/>
          <w:lang w:val="fr-FR"/>
        </w:rPr>
      </w:pPr>
      <w:r>
        <w:rPr>
          <w:rFonts w:ascii="Ebrima" w:hAnsi="Ebrima" w:cs="Tahoma"/>
          <w:b/>
          <w:lang w:val="fr-FR"/>
        </w:rPr>
        <w:t xml:space="preserve">                        à fin juin 2026 (en milliards de FCFA)</w:t>
      </w:r>
    </w:p>
    <w:p w14:paraId="04DA9FFE" w14:textId="77777777" w:rsidR="00D30919" w:rsidRPr="000A0C82" w:rsidRDefault="00D30919" w:rsidP="00BC7084">
      <w:pPr>
        <w:tabs>
          <w:tab w:val="left" w:pos="360"/>
        </w:tabs>
        <w:spacing w:before="240" w:after="240"/>
        <w:contextualSpacing/>
        <w:jc w:val="both"/>
        <w:rPr>
          <w:rFonts w:ascii="Ebrima" w:hAnsi="Ebrima" w:cs="Tahoma"/>
          <w:b/>
          <w:sz w:val="8"/>
          <w:szCs w:val="8"/>
          <w:lang w:val="fr-FR"/>
        </w:rPr>
      </w:pPr>
    </w:p>
    <w:tbl>
      <w:tblPr>
        <w:tblW w:w="10040" w:type="dxa"/>
        <w:tblCellMar>
          <w:left w:w="70" w:type="dxa"/>
          <w:right w:w="70" w:type="dxa"/>
        </w:tblCellMar>
        <w:tblLook w:val="04A0" w:firstRow="1" w:lastRow="0" w:firstColumn="1" w:lastColumn="0" w:noHBand="0" w:noVBand="1"/>
      </w:tblPr>
      <w:tblGrid>
        <w:gridCol w:w="7361"/>
        <w:gridCol w:w="2679"/>
      </w:tblGrid>
      <w:tr w:rsidR="006A1ED1" w:rsidRPr="000A0C82" w14:paraId="17C22F52" w14:textId="77777777" w:rsidTr="000A0C82">
        <w:trPr>
          <w:trHeight w:val="312"/>
        </w:trPr>
        <w:tc>
          <w:tcPr>
            <w:tcW w:w="736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FFCE294"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INTITULES</w:t>
            </w:r>
          </w:p>
        </w:tc>
        <w:tc>
          <w:tcPr>
            <w:tcW w:w="2679" w:type="dxa"/>
            <w:tcBorders>
              <w:top w:val="single" w:sz="8" w:space="0" w:color="auto"/>
              <w:left w:val="nil"/>
              <w:bottom w:val="single" w:sz="8" w:space="0" w:color="auto"/>
              <w:right w:val="single" w:sz="8" w:space="0" w:color="auto"/>
            </w:tcBorders>
            <w:shd w:val="clear" w:color="auto" w:fill="auto"/>
            <w:vAlign w:val="center"/>
            <w:hideMark/>
          </w:tcPr>
          <w:p w14:paraId="438D1DEF"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MONTANTS</w:t>
            </w:r>
          </w:p>
        </w:tc>
      </w:tr>
      <w:tr w:rsidR="006A1ED1" w:rsidRPr="000A0C82" w14:paraId="5328E229" w14:textId="77777777" w:rsidTr="000A0C82">
        <w:trPr>
          <w:trHeight w:val="360"/>
        </w:trPr>
        <w:tc>
          <w:tcPr>
            <w:tcW w:w="7361" w:type="dxa"/>
            <w:tcBorders>
              <w:top w:val="nil"/>
              <w:left w:val="single" w:sz="8" w:space="0" w:color="auto"/>
              <w:bottom w:val="single" w:sz="4" w:space="0" w:color="auto"/>
              <w:right w:val="single" w:sz="8" w:space="0" w:color="auto"/>
            </w:tcBorders>
            <w:shd w:val="clear" w:color="auto" w:fill="auto"/>
            <w:noWrap/>
            <w:vAlign w:val="center"/>
            <w:hideMark/>
          </w:tcPr>
          <w:p w14:paraId="0F9E19EF" w14:textId="50EA02B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 xml:space="preserve">Redevances collectées d'octobre 2005 à fin mars 2012 (A)</w:t>
            </w:r>
          </w:p>
        </w:tc>
        <w:tc>
          <w:tcPr>
            <w:tcW w:w="2679" w:type="dxa"/>
            <w:tcBorders>
              <w:top w:val="nil"/>
              <w:left w:val="nil"/>
              <w:bottom w:val="single" w:sz="4" w:space="0" w:color="auto"/>
              <w:right w:val="single" w:sz="8" w:space="0" w:color="auto"/>
            </w:tcBorders>
            <w:shd w:val="clear" w:color="auto" w:fill="auto"/>
            <w:noWrap/>
            <w:vAlign w:val="center"/>
            <w:hideMark/>
          </w:tcPr>
          <w:p w14:paraId="3F55A1B1"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252,05</w:t>
            </w:r>
          </w:p>
        </w:tc>
      </w:tr>
      <w:tr w:rsidR="006A1ED1" w:rsidRPr="000A0C82" w14:paraId="3462AAE4" w14:textId="77777777" w:rsidTr="000A0C82">
        <w:trPr>
          <w:trHeight w:val="360"/>
        </w:trPr>
        <w:tc>
          <w:tcPr>
            <w:tcW w:w="7361" w:type="dxa"/>
            <w:tcBorders>
              <w:top w:val="nil"/>
              <w:left w:val="single" w:sz="8" w:space="0" w:color="auto"/>
              <w:bottom w:val="single" w:sz="4" w:space="0" w:color="auto"/>
              <w:right w:val="single" w:sz="8" w:space="0" w:color="auto"/>
            </w:tcBorders>
            <w:shd w:val="clear" w:color="auto" w:fill="auto"/>
            <w:noWrap/>
            <w:vAlign w:val="center"/>
            <w:hideMark/>
          </w:tcPr>
          <w:p w14:paraId="62791715" w14:textId="6C26F904"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 xml:space="preserve">Redevances collectées d'avril 2012 à fin déc 2025 (B)</w:t>
            </w:r>
          </w:p>
        </w:tc>
        <w:tc>
          <w:tcPr>
            <w:tcW w:w="2679" w:type="dxa"/>
            <w:tcBorders>
              <w:top w:val="nil"/>
              <w:left w:val="nil"/>
              <w:bottom w:val="single" w:sz="4" w:space="0" w:color="auto"/>
              <w:right w:val="single" w:sz="8" w:space="0" w:color="auto"/>
            </w:tcBorders>
            <w:shd w:val="clear" w:color="auto" w:fill="auto"/>
            <w:noWrap/>
            <w:vAlign w:val="center"/>
            <w:hideMark/>
          </w:tcPr>
          <w:p w14:paraId="5A7778D0"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363,65</w:t>
            </w:r>
          </w:p>
        </w:tc>
      </w:tr>
      <w:tr w:rsidR="006A1ED1" w:rsidRPr="000A0C82" w14:paraId="48A02B1C" w14:textId="77777777" w:rsidTr="000A0C82">
        <w:trPr>
          <w:trHeight w:val="360"/>
        </w:trPr>
        <w:tc>
          <w:tcPr>
            <w:tcW w:w="7361" w:type="dxa"/>
            <w:tcBorders>
              <w:top w:val="nil"/>
              <w:left w:val="single" w:sz="8" w:space="0" w:color="auto"/>
              <w:bottom w:val="single" w:sz="4" w:space="0" w:color="auto"/>
              <w:right w:val="single" w:sz="8" w:space="0" w:color="auto"/>
            </w:tcBorders>
            <w:shd w:val="clear" w:color="auto" w:fill="auto"/>
            <w:noWrap/>
            <w:vAlign w:val="center"/>
            <w:hideMark/>
          </w:tcPr>
          <w:p w14:paraId="4842B2D0" w14:textId="4E37A68F"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 xml:space="preserve">Redevances collectées de janvier à juin 2026 (C)</w:t>
            </w:r>
          </w:p>
        </w:tc>
        <w:tc>
          <w:tcPr>
            <w:tcW w:w="2679" w:type="dxa"/>
            <w:tcBorders>
              <w:top w:val="nil"/>
              <w:left w:val="nil"/>
              <w:bottom w:val="single" w:sz="4" w:space="0" w:color="auto"/>
              <w:right w:val="single" w:sz="8" w:space="0" w:color="auto"/>
            </w:tcBorders>
            <w:shd w:val="clear" w:color="auto" w:fill="auto"/>
            <w:noWrap/>
            <w:vAlign w:val="center"/>
            <w:hideMark/>
          </w:tcPr>
          <w:p w14:paraId="41D2A211"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35,05</w:t>
            </w:r>
          </w:p>
        </w:tc>
      </w:tr>
      <w:tr w:rsidR="006A1ED1" w:rsidRPr="000A0C82" w14:paraId="4E72331B" w14:textId="77777777" w:rsidTr="000A0C82">
        <w:trPr>
          <w:trHeight w:val="360"/>
        </w:trPr>
        <w:tc>
          <w:tcPr>
            <w:tcW w:w="7361" w:type="dxa"/>
            <w:tcBorders>
              <w:top w:val="nil"/>
              <w:left w:val="single" w:sz="8" w:space="0" w:color="auto"/>
              <w:bottom w:val="single" w:sz="4" w:space="0" w:color="auto"/>
              <w:right w:val="single" w:sz="8" w:space="0" w:color="auto"/>
            </w:tcBorders>
            <w:shd w:val="clear" w:color="auto" w:fill="auto"/>
            <w:noWrap/>
            <w:vAlign w:val="center"/>
            <w:hideMark/>
          </w:tcPr>
          <w:p w14:paraId="43A2AF35"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Ressources de stabilisation (Trésorerie) (D)</w:t>
            </w:r>
          </w:p>
        </w:tc>
        <w:tc>
          <w:tcPr>
            <w:tcW w:w="2679" w:type="dxa"/>
            <w:tcBorders>
              <w:top w:val="nil"/>
              <w:left w:val="nil"/>
              <w:bottom w:val="single" w:sz="4" w:space="0" w:color="auto"/>
              <w:right w:val="single" w:sz="8" w:space="0" w:color="auto"/>
            </w:tcBorders>
            <w:shd w:val="clear" w:color="auto" w:fill="auto"/>
            <w:noWrap/>
            <w:vAlign w:val="center"/>
            <w:hideMark/>
          </w:tcPr>
          <w:p w14:paraId="53285C85"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6,61</w:t>
            </w:r>
          </w:p>
        </w:tc>
      </w:tr>
      <w:tr w:rsidR="006A1ED1" w:rsidRPr="000A0C82" w14:paraId="45F31D8B" w14:textId="77777777" w:rsidTr="000A0C82">
        <w:trPr>
          <w:trHeight w:val="360"/>
        </w:trPr>
        <w:tc>
          <w:tcPr>
            <w:tcW w:w="7361" w:type="dxa"/>
            <w:tcBorders>
              <w:top w:val="nil"/>
              <w:left w:val="single" w:sz="8" w:space="0" w:color="auto"/>
              <w:bottom w:val="single" w:sz="4" w:space="0" w:color="auto"/>
              <w:right w:val="single" w:sz="8" w:space="0" w:color="auto"/>
            </w:tcBorders>
            <w:shd w:val="clear" w:color="auto" w:fill="auto"/>
            <w:noWrap/>
            <w:vAlign w:val="center"/>
            <w:hideMark/>
          </w:tcPr>
          <w:p w14:paraId="0E1F7604"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Investissements réalisés d'octobre 2005 à fin mars 2012 (E)</w:t>
            </w:r>
          </w:p>
        </w:tc>
        <w:tc>
          <w:tcPr>
            <w:tcW w:w="2679" w:type="dxa"/>
            <w:tcBorders>
              <w:top w:val="nil"/>
              <w:left w:val="nil"/>
              <w:bottom w:val="single" w:sz="4" w:space="0" w:color="auto"/>
              <w:right w:val="single" w:sz="8" w:space="0" w:color="auto"/>
            </w:tcBorders>
            <w:shd w:val="clear" w:color="auto" w:fill="auto"/>
            <w:noWrap/>
            <w:vAlign w:val="center"/>
            <w:hideMark/>
          </w:tcPr>
          <w:p w14:paraId="67FF3DCF"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216,40</w:t>
            </w:r>
          </w:p>
        </w:tc>
      </w:tr>
      <w:tr w:rsidR="006A1ED1" w:rsidRPr="000A0C82" w14:paraId="5D001DFD" w14:textId="77777777" w:rsidTr="000A0C82">
        <w:trPr>
          <w:trHeight w:val="360"/>
        </w:trPr>
        <w:tc>
          <w:tcPr>
            <w:tcW w:w="7361" w:type="dxa"/>
            <w:tcBorders>
              <w:top w:val="nil"/>
              <w:left w:val="single" w:sz="8" w:space="0" w:color="auto"/>
              <w:bottom w:val="single" w:sz="4" w:space="0" w:color="auto"/>
              <w:right w:val="single" w:sz="8" w:space="0" w:color="auto"/>
            </w:tcBorders>
            <w:shd w:val="clear" w:color="auto" w:fill="auto"/>
            <w:noWrap/>
            <w:vAlign w:val="center"/>
            <w:hideMark/>
          </w:tcPr>
          <w:p w14:paraId="1AC13431"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Investissements réalisés d'avril 2012 à fin décembre 2025 (F)</w:t>
            </w:r>
          </w:p>
        </w:tc>
        <w:tc>
          <w:tcPr>
            <w:tcW w:w="2679" w:type="dxa"/>
            <w:tcBorders>
              <w:top w:val="nil"/>
              <w:left w:val="nil"/>
              <w:bottom w:val="nil"/>
              <w:right w:val="single" w:sz="8" w:space="0" w:color="auto"/>
            </w:tcBorders>
            <w:shd w:val="clear" w:color="auto" w:fill="auto"/>
            <w:noWrap/>
            <w:vAlign w:val="center"/>
            <w:hideMark/>
          </w:tcPr>
          <w:p w14:paraId="00FBF55A" w14:textId="4C752135"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374,31</w:t>
            </w:r>
          </w:p>
        </w:tc>
      </w:tr>
      <w:tr w:rsidR="006A1ED1" w:rsidRPr="000A0C82" w14:paraId="1A4429C4" w14:textId="77777777" w:rsidTr="000A0C82">
        <w:trPr>
          <w:trHeight w:val="360"/>
        </w:trPr>
        <w:tc>
          <w:tcPr>
            <w:tcW w:w="7361" w:type="dxa"/>
            <w:tcBorders>
              <w:top w:val="nil"/>
              <w:left w:val="single" w:sz="8" w:space="0" w:color="auto"/>
              <w:bottom w:val="nil"/>
              <w:right w:val="single" w:sz="8" w:space="0" w:color="auto"/>
            </w:tcBorders>
            <w:shd w:val="clear" w:color="auto" w:fill="auto"/>
            <w:noWrap/>
            <w:vAlign w:val="center"/>
            <w:hideMark/>
          </w:tcPr>
          <w:p w14:paraId="688B57C3"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 xml:space="preserve">Investissements réalisés de janvier à juin 2026 </w:t>
            </w:r>
            <w:r>
              <w:rPr>
                <w:rFonts w:ascii="Ebrima" w:eastAsia="Times New Roman" w:hAnsi="Ebrima"/>
                <w:b/>
                <w:bCs/>
                <w:bdr w:val="none" w:sz="0" w:space="0" w:color="auto"/>
                <w:lang w:val="fr-CI" w:eastAsia="fr-CI"/>
              </w:rPr>
              <w:t>(</w:t>
            </w:r>
            <w:r>
              <w:rPr>
                <w:rFonts w:ascii="Ebrima" w:eastAsia="Times New Roman" w:hAnsi="Ebrima"/>
                <w:bdr w:val="none" w:sz="0" w:space="0" w:color="auto"/>
                <w:lang w:val="fr-CI" w:eastAsia="fr-CI"/>
              </w:rPr>
              <w:t>G</w:t>
            </w:r>
            <w:r>
              <w:rPr>
                <w:rFonts w:ascii="Ebrima" w:eastAsia="Times New Roman" w:hAnsi="Ebrima"/>
                <w:b/>
                <w:bCs/>
                <w:bdr w:val="none" w:sz="0" w:space="0" w:color="auto"/>
                <w:lang w:val="fr-CI" w:eastAsia="fr-CI"/>
              </w:rPr>
              <w:t>)</w:t>
            </w:r>
          </w:p>
        </w:tc>
        <w:tc>
          <w:tcPr>
            <w:tcW w:w="2679" w:type="dxa"/>
            <w:tcBorders>
              <w:top w:val="single" w:sz="4" w:space="0" w:color="auto"/>
              <w:left w:val="nil"/>
              <w:bottom w:val="nil"/>
              <w:right w:val="single" w:sz="8" w:space="0" w:color="auto"/>
            </w:tcBorders>
            <w:shd w:val="clear" w:color="auto" w:fill="auto"/>
            <w:noWrap/>
            <w:vAlign w:val="center"/>
            <w:hideMark/>
          </w:tcPr>
          <w:p w14:paraId="44B2CBE0"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18,66</w:t>
            </w:r>
          </w:p>
        </w:tc>
      </w:tr>
      <w:tr w:rsidR="006A1ED1" w:rsidRPr="000A0C82" w14:paraId="66082575" w14:textId="77777777" w:rsidTr="000A0C82">
        <w:trPr>
          <w:trHeight w:val="483"/>
        </w:trPr>
        <w:tc>
          <w:tcPr>
            <w:tcW w:w="736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B40D484" w14:textId="05BFDCCC" w:rsid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 xml:space="preserve">Solde net des redevances d'octobre 2005 à juin 2026 (H)</w:t>
            </w:r>
          </w:p>
          <w:p w14:paraId="4403126E" w14:textId="2E2C0ECF" w:rsidR="00B63622" w:rsidRPr="000A0C82" w:rsidRDefault="000A0C82" w:rsidP="000A0C82">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H=A+B+C+D-(E+F+G)</w:t>
            </w:r>
          </w:p>
        </w:tc>
        <w:tc>
          <w:tcPr>
            <w:tcW w:w="2679" w:type="dxa"/>
            <w:tcBorders>
              <w:top w:val="single" w:sz="8" w:space="0" w:color="auto"/>
              <w:left w:val="nil"/>
              <w:bottom w:val="single" w:sz="8" w:space="0" w:color="auto"/>
              <w:right w:val="single" w:sz="8" w:space="0" w:color="auto"/>
            </w:tcBorders>
            <w:shd w:val="clear" w:color="auto" w:fill="auto"/>
            <w:noWrap/>
            <w:vAlign w:val="center"/>
            <w:hideMark/>
          </w:tcPr>
          <w:p w14:paraId="44E6D1B7" w14:textId="77777777" w:rsidR="00B63622" w:rsidRPr="000A0C82" w:rsidRDefault="00B63622" w:rsidP="00B63622">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47,99</w:t>
            </w:r>
          </w:p>
        </w:tc>
      </w:tr>
    </w:tbl>
    <w:p w14:paraId="7BD042B6" w14:textId="77777777" w:rsidR="0038243C" w:rsidRPr="000A0C82" w:rsidRDefault="0038243C" w:rsidP="0038243C">
      <w:pPr>
        <w:tabs>
          <w:tab w:val="left" w:pos="360"/>
        </w:tabs>
        <w:jc w:val="both"/>
        <w:rPr>
          <w:rFonts w:ascii="Ebrima" w:hAnsi="Ebrima" w:cs="Tahoma"/>
          <w:u w:val="single"/>
          <w:lang w:val="fr-FR"/>
        </w:rPr>
      </w:pPr>
      <w:r>
        <w:rPr>
          <w:rFonts w:ascii="Ebrima" w:hAnsi="Ebrima" w:cs="Tahoma"/>
          <w:i/>
          <w:u w:val="single"/>
          <w:lang w:val="fr-FR"/>
        </w:rPr>
        <w:t>Source</w:t>
      </w:r>
      <w:r>
        <w:rPr>
          <w:rFonts w:ascii="Ebrima" w:hAnsi="Ebrima" w:cs="Tahoma"/>
          <w:i/>
          <w:lang w:val="fr-FR"/>
        </w:rPr>
        <w:t> : Le Conseil du Café-Cacao</w:t>
      </w:r>
    </w:p>
    <w:p w14:paraId="16456945" w14:textId="77777777" w:rsidR="00047C4E" w:rsidRPr="000A0C82" w:rsidRDefault="00047C4E" w:rsidP="0038243C">
      <w:pPr>
        <w:pStyle w:val="Corps"/>
        <w:tabs>
          <w:tab w:val="left" w:pos="360"/>
        </w:tabs>
        <w:jc w:val="both"/>
        <w:rPr>
          <w:rStyle w:val="Aucun"/>
          <w:rFonts w:ascii="Ebrima" w:eastAsia="Tahoma" w:hAnsi="Ebrima" w:cs="Courier New"/>
          <w:b/>
          <w:bCs/>
          <w:color w:val="auto"/>
          <w:u w:val="single"/>
        </w:rPr>
      </w:pPr>
    </w:p>
    <w:p w14:paraId="281FFE54" w14:textId="564F793A" w:rsidR="0038243C" w:rsidRPr="000A0C82" w:rsidRDefault="0038243C" w:rsidP="0038243C">
      <w:pPr>
        <w:pStyle w:val="Corps"/>
        <w:tabs>
          <w:tab w:val="left" w:pos="360"/>
        </w:tabs>
        <w:jc w:val="both"/>
        <w:rPr>
          <w:rStyle w:val="Aucun"/>
          <w:rFonts w:ascii="Ebrima" w:hAnsi="Ebrima"/>
          <w:b/>
          <w:bCs/>
          <w:color w:val="auto"/>
        </w:rPr>
      </w:pPr>
      <w:r>
        <w:rPr>
          <w:rStyle w:val="Aucun"/>
          <w:rFonts w:ascii="Ebrima" w:hAnsi="Ebrima"/>
          <w:b/>
          <w:bCs/>
          <w:color w:val="auto"/>
          <w:u w:val="single"/>
        </w:rPr>
        <w:t>Tableau 5</w:t>
      </w:r>
      <w:r>
        <w:rPr>
          <w:rStyle w:val="Aucun"/>
          <w:rFonts w:ascii="Ebrima" w:hAnsi="Ebrima"/>
          <w:b/>
          <w:bCs/>
          <w:color w:val="auto"/>
        </w:rPr>
        <w:t xml:space="preserve"> : Solde bancaire à </w:t>
      </w:r>
      <w:r>
        <w:rPr>
          <w:rFonts w:ascii="Ebrima" w:hAnsi="Ebrima" w:cs="Tahoma"/>
          <w:b/>
          <w:color w:val="auto"/>
        </w:rPr>
        <w:t xml:space="preserve">fin juin 2026 </w:t>
      </w:r>
      <w:r>
        <w:rPr>
          <w:rStyle w:val="Aucun"/>
          <w:rFonts w:ascii="Ebrima" w:hAnsi="Ebrima"/>
          <w:b/>
          <w:bCs/>
          <w:color w:val="auto"/>
        </w:rPr>
        <w:t>(en milliards de FCFA)</w:t>
      </w:r>
    </w:p>
    <w:p w14:paraId="6E6CA75E" w14:textId="77777777" w:rsidR="0038243C" w:rsidRPr="000A0C82" w:rsidRDefault="0038243C" w:rsidP="0038243C">
      <w:pPr>
        <w:pStyle w:val="Corps"/>
        <w:tabs>
          <w:tab w:val="left" w:pos="360"/>
        </w:tabs>
        <w:jc w:val="both"/>
        <w:rPr>
          <w:rStyle w:val="Aucun"/>
          <w:rFonts w:ascii="Ebrima" w:hAnsi="Ebrima"/>
          <w:b/>
          <w:bCs/>
          <w:color w:val="auto"/>
          <w:sz w:val="12"/>
          <w:szCs w:val="12"/>
        </w:rPr>
      </w:pPr>
    </w:p>
    <w:tbl>
      <w:tblPr>
        <w:tblW w:w="10101" w:type="dxa"/>
        <w:tblCellMar>
          <w:left w:w="70" w:type="dxa"/>
          <w:right w:w="70" w:type="dxa"/>
        </w:tblCellMar>
        <w:tblLook w:val="04A0" w:firstRow="1" w:lastRow="0" w:firstColumn="1" w:lastColumn="0" w:noHBand="0" w:noVBand="1"/>
      </w:tblPr>
      <w:tblGrid>
        <w:gridCol w:w="1862"/>
        <w:gridCol w:w="1862"/>
        <w:gridCol w:w="2502"/>
        <w:gridCol w:w="2050"/>
        <w:gridCol w:w="1825"/>
      </w:tblGrid>
      <w:tr w:rsidR="006A1ED1" w:rsidRPr="003F5EC5" w14:paraId="439D129B" w14:textId="77777777" w:rsidTr="00764C6E">
        <w:trPr>
          <w:trHeight w:val="1074"/>
        </w:trPr>
        <w:tc>
          <w:tcPr>
            <w:tcW w:w="1862" w:type="dxa"/>
            <w:tcBorders>
              <w:top w:val="single" w:sz="8" w:space="0" w:color="auto"/>
              <w:left w:val="single" w:sz="8" w:space="0" w:color="auto"/>
              <w:bottom w:val="single" w:sz="8" w:space="0" w:color="auto"/>
              <w:right w:val="nil"/>
            </w:tcBorders>
            <w:shd w:val="clear" w:color="auto" w:fill="auto"/>
            <w:vAlign w:val="center"/>
            <w:hideMark/>
          </w:tcPr>
          <w:p w14:paraId="12F25EF3" w14:textId="77777777" w:rsidR="00764C6E" w:rsidRPr="000A0C82" w:rsidRDefault="00764C6E" w:rsidP="00764C6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Total des redevances au 30 juin 2026 (a)</w:t>
            </w:r>
          </w:p>
        </w:tc>
        <w:tc>
          <w:tcPr>
            <w:tcW w:w="1862" w:type="dxa"/>
            <w:tcBorders>
              <w:top w:val="single" w:sz="8" w:space="0" w:color="auto"/>
              <w:left w:val="single" w:sz="8" w:space="0" w:color="auto"/>
              <w:bottom w:val="single" w:sz="8" w:space="0" w:color="auto"/>
              <w:right w:val="nil"/>
            </w:tcBorders>
            <w:shd w:val="clear" w:color="auto" w:fill="auto"/>
            <w:vAlign w:val="center"/>
            <w:hideMark/>
          </w:tcPr>
          <w:p w14:paraId="77315582" w14:textId="77777777" w:rsidR="00764C6E" w:rsidRPr="000A0C82" w:rsidRDefault="00764C6E" w:rsidP="00764C6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Total des dépenses au 30 juin 2026 (b)</w:t>
            </w:r>
          </w:p>
        </w:tc>
        <w:tc>
          <w:tcPr>
            <w:tcW w:w="250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AAA5623" w14:textId="77777777" w:rsidR="00764C6E" w:rsidRPr="000A0C82" w:rsidRDefault="00764C6E" w:rsidP="00764C6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Solde des redevances (c=a-b)</w:t>
            </w:r>
          </w:p>
        </w:tc>
        <w:tc>
          <w:tcPr>
            <w:tcW w:w="2050" w:type="dxa"/>
            <w:tcBorders>
              <w:top w:val="single" w:sz="8" w:space="0" w:color="auto"/>
              <w:left w:val="nil"/>
              <w:bottom w:val="single" w:sz="8" w:space="0" w:color="auto"/>
              <w:right w:val="single" w:sz="8" w:space="0" w:color="auto"/>
            </w:tcBorders>
            <w:shd w:val="clear" w:color="auto" w:fill="auto"/>
            <w:vAlign w:val="center"/>
            <w:hideMark/>
          </w:tcPr>
          <w:p w14:paraId="33B74492" w14:textId="77777777" w:rsidR="00764C6E" w:rsidRPr="000A0C82" w:rsidRDefault="00764C6E" w:rsidP="00764C6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Bouclage avec la trésorerie (d)</w:t>
            </w:r>
          </w:p>
        </w:tc>
        <w:tc>
          <w:tcPr>
            <w:tcW w:w="1825" w:type="dxa"/>
            <w:tcBorders>
              <w:top w:val="single" w:sz="8" w:space="0" w:color="auto"/>
              <w:left w:val="nil"/>
              <w:bottom w:val="single" w:sz="8" w:space="0" w:color="auto"/>
              <w:right w:val="single" w:sz="8" w:space="0" w:color="auto"/>
            </w:tcBorders>
            <w:shd w:val="clear" w:color="auto" w:fill="auto"/>
            <w:vAlign w:val="center"/>
            <w:hideMark/>
          </w:tcPr>
          <w:p w14:paraId="18CE764C" w14:textId="77777777" w:rsidR="00764C6E" w:rsidRPr="000A0C82" w:rsidRDefault="00764C6E" w:rsidP="00764C6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 xml:space="preserve">Solde bancaire </w:t>
            </w:r>
            <w:del w:id="100029" w:author="Claude" w:date="2026-09-29T09:00:00Z">
              <w:r>
                <w:rPr>
                  <w:rFonts w:ascii="Ebrima" w:eastAsia="Times New Roman" w:hAnsi="Ebrima"/>
                  <w:bdr w:val="none" w:sz="0" w:space="0" w:color="auto"/>
                  <w:lang w:val="fr-CI" w:eastAsia="fr-CI"/>
                </w:rPr>
                <w:delText xml:space="preserve">à fin</w:delText>
              </w:r>
            </w:del>
            <w:ins w:id="100030" w:author="Claude" w:date="2026-09-29T09:00:00Z">
              <w:r>
                <w:rPr>
                  <w:rFonts w:ascii="Ebrima" w:eastAsia="Times New Roman" w:hAnsi="Ebrima"/>
                  <w:bdr w:val="none" w:sz="0" w:space="0" w:color="auto"/>
                  <w:lang w:val="fr-CI" w:eastAsia="fr-CI"/>
                </w:rPr>
                <w:t xml:space="preserve">au</w:t>
              </w:r>
            </w:ins>
            <w:r>
              <w:rPr>
                <w:rFonts w:ascii="Ebrima" w:eastAsia="Times New Roman" w:hAnsi="Ebrima"/>
                <w:bdr w:val="none" w:sz="0" w:space="0" w:color="auto"/>
                <w:lang w:val="fr-CI" w:eastAsia="fr-CI"/>
              </w:rPr>
              <w:t xml:space="preserve"> 30 juin 2026 (e =c+d)</w:t>
            </w:r>
          </w:p>
        </w:tc>
      </w:tr>
      <w:tr w:rsidR="006A1ED1" w:rsidRPr="000A0C82" w14:paraId="1AF2E488" w14:textId="77777777" w:rsidTr="00764C6E">
        <w:trPr>
          <w:trHeight w:val="526"/>
        </w:trPr>
        <w:tc>
          <w:tcPr>
            <w:tcW w:w="1862" w:type="dxa"/>
            <w:tcBorders>
              <w:top w:val="nil"/>
              <w:left w:val="single" w:sz="8" w:space="0" w:color="auto"/>
              <w:bottom w:val="single" w:sz="8" w:space="0" w:color="auto"/>
              <w:right w:val="nil"/>
            </w:tcBorders>
            <w:shd w:val="clear" w:color="auto" w:fill="auto"/>
            <w:vAlign w:val="center"/>
            <w:hideMark/>
          </w:tcPr>
          <w:p w14:paraId="7BDFABB5" w14:textId="77777777" w:rsidR="00764C6E" w:rsidRPr="000A0C82" w:rsidRDefault="00764C6E" w:rsidP="00764C6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650,75</w:t>
            </w:r>
          </w:p>
        </w:tc>
        <w:tc>
          <w:tcPr>
            <w:tcW w:w="1862" w:type="dxa"/>
            <w:tcBorders>
              <w:top w:val="nil"/>
              <w:left w:val="single" w:sz="8" w:space="0" w:color="auto"/>
              <w:bottom w:val="single" w:sz="8" w:space="0" w:color="auto"/>
              <w:right w:val="nil"/>
            </w:tcBorders>
            <w:shd w:val="clear" w:color="auto" w:fill="auto"/>
            <w:vAlign w:val="center"/>
            <w:hideMark/>
          </w:tcPr>
          <w:p w14:paraId="4ECB3211" w14:textId="77777777" w:rsidR="00764C6E" w:rsidRPr="000A0C82" w:rsidRDefault="00764C6E" w:rsidP="00764C6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609,37</w:t>
            </w:r>
          </w:p>
        </w:tc>
        <w:tc>
          <w:tcPr>
            <w:tcW w:w="2502" w:type="dxa"/>
            <w:tcBorders>
              <w:top w:val="nil"/>
              <w:left w:val="single" w:sz="8" w:space="0" w:color="auto"/>
              <w:bottom w:val="single" w:sz="8" w:space="0" w:color="auto"/>
              <w:right w:val="nil"/>
            </w:tcBorders>
            <w:shd w:val="clear" w:color="auto" w:fill="auto"/>
            <w:vAlign w:val="center"/>
            <w:hideMark/>
          </w:tcPr>
          <w:p w14:paraId="644CA4FE" w14:textId="77777777" w:rsidR="00764C6E" w:rsidRPr="000A0C82" w:rsidRDefault="00764C6E" w:rsidP="00764C6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41,38</w:t>
            </w:r>
          </w:p>
        </w:tc>
        <w:tc>
          <w:tcPr>
            <w:tcW w:w="2050" w:type="dxa"/>
            <w:tcBorders>
              <w:top w:val="nil"/>
              <w:left w:val="single" w:sz="8" w:space="0" w:color="auto"/>
              <w:bottom w:val="single" w:sz="8" w:space="0" w:color="auto"/>
              <w:right w:val="nil"/>
            </w:tcBorders>
            <w:shd w:val="clear" w:color="auto" w:fill="auto"/>
            <w:vAlign w:val="center"/>
            <w:hideMark/>
          </w:tcPr>
          <w:p w14:paraId="6B6296E9" w14:textId="77777777" w:rsidR="00764C6E" w:rsidRPr="000A0C82" w:rsidRDefault="00764C6E" w:rsidP="00764C6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6,61</w:t>
            </w:r>
          </w:p>
        </w:tc>
        <w:tc>
          <w:tcPr>
            <w:tcW w:w="1825" w:type="dxa"/>
            <w:tcBorders>
              <w:top w:val="nil"/>
              <w:left w:val="single" w:sz="8" w:space="0" w:color="auto"/>
              <w:bottom w:val="single" w:sz="8" w:space="0" w:color="auto"/>
              <w:right w:val="single" w:sz="8" w:space="0" w:color="auto"/>
            </w:tcBorders>
            <w:shd w:val="clear" w:color="auto" w:fill="auto"/>
            <w:vAlign w:val="center"/>
            <w:hideMark/>
          </w:tcPr>
          <w:p w14:paraId="40446567" w14:textId="77777777" w:rsidR="00764C6E" w:rsidRPr="000A0C82" w:rsidRDefault="00764C6E" w:rsidP="00764C6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47,99</w:t>
            </w:r>
          </w:p>
        </w:tc>
      </w:tr>
    </w:tbl>
    <w:p w14:paraId="276A5E3E" w14:textId="404EFB3A" w:rsidR="0038243C" w:rsidRPr="000A0C82" w:rsidRDefault="0038243C" w:rsidP="0038243C">
      <w:pPr>
        <w:tabs>
          <w:tab w:val="left" w:pos="360"/>
        </w:tabs>
        <w:jc w:val="both"/>
        <w:rPr>
          <w:rFonts w:ascii="Ebrima" w:hAnsi="Ebrima" w:cs="Tahoma"/>
          <w:i/>
          <w:lang w:val="fr-FR"/>
        </w:rPr>
      </w:pPr>
      <w:r>
        <w:rPr>
          <w:rFonts w:ascii="Ebrima" w:hAnsi="Ebrima" w:cs="Tahoma"/>
          <w:i/>
          <w:u w:val="single"/>
          <w:lang w:val="fr-FR"/>
        </w:rPr>
        <w:t>Source</w:t>
      </w:r>
      <w:r>
        <w:rPr>
          <w:rFonts w:ascii="Ebrima" w:hAnsi="Ebrima" w:cs="Tahoma"/>
          <w:i/>
          <w:lang w:val="fr-FR"/>
        </w:rPr>
        <w:t> : Le Conseil du Café-Cacao</w:t>
      </w:r>
    </w:p>
    <w:p w14:paraId="36AE3695" w14:textId="77777777" w:rsidR="0038243C" w:rsidRPr="000A0C82" w:rsidRDefault="0038243C" w:rsidP="0038243C">
      <w:pPr>
        <w:pStyle w:val="Corps"/>
        <w:tabs>
          <w:tab w:val="left" w:pos="360"/>
        </w:tabs>
        <w:jc w:val="both"/>
        <w:rPr>
          <w:rStyle w:val="Aucun"/>
          <w:rFonts w:ascii="Ebrima" w:eastAsia="Tahoma" w:hAnsi="Ebrima" w:cs="Courier New"/>
          <w:b/>
          <w:bCs/>
          <w:color w:val="FF0000"/>
          <w:u w:val="single"/>
        </w:rPr>
      </w:pPr>
    </w:p>
    <w:p w14:paraId="5470C599" w14:textId="77777777" w:rsidR="00422C23" w:rsidRPr="000A0C82" w:rsidRDefault="00DD6011">
      <w:pPr>
        <w:pStyle w:val="Titre1"/>
        <w:numPr>
          <w:ilvl w:val="0"/>
          <w:numId w:val="9"/>
        </w:numPr>
        <w:spacing w:before="0" w:after="0"/>
        <w:rPr>
          <w:rFonts w:ascii="Ebrima" w:hAnsi="Ebrima" w:cs="Courier New"/>
          <w:color w:val="auto"/>
          <w:sz w:val="24"/>
          <w:szCs w:val="24"/>
        </w:rPr>
      </w:pPr>
      <w:del w:id="100031" w:author="Claude" w:date="2026-09-29T09:00:00Z">
        <w:r>
          <w:rPr>
            <w:rStyle w:val="Aucun"/>
            <w:rFonts w:ascii="Ebrima" w:hAnsi="Ebrima" w:cs="Courier New"/>
            <w:color w:val="auto"/>
            <w:sz w:val="24"/>
            <w:szCs w:val="24"/>
          </w:rPr>
          <w:delText xml:space="preserve">E</w:delText>
        </w:r>
      </w:del>
      <w:ins w:id="100032" w:author="Claude" w:date="2026-09-29T09:00:00Z">
        <w:r>
          <w:rPr>
            <w:rStyle w:val="Aucun"/>
            <w:rFonts w:ascii="Ebrima" w:hAnsi="Ebrima" w:cs="Courier New"/>
            <w:color w:val="auto"/>
            <w:sz w:val="24"/>
            <w:szCs w:val="24"/>
          </w:rPr>
          <w:t xml:space="preserve">É</w:t>
        </w:r>
      </w:ins>
      <w:r>
        <w:rPr>
          <w:rStyle w:val="Aucun"/>
          <w:rFonts w:ascii="Ebrima" w:hAnsi="Ebrima" w:cs="Courier New"/>
          <w:color w:val="auto"/>
          <w:sz w:val="24"/>
          <w:szCs w:val="24"/>
        </w:rPr>
        <w:t xml:space="preserve">VOLUTION DES REDEVANCES ET LEURS UTILISATIONS SUR LES CAMPAGNES 2025-2026 ET 2024-2025</w:t>
      </w:r>
    </w:p>
    <w:p w14:paraId="055965C3" w14:textId="77777777" w:rsidR="00422C23" w:rsidRPr="000A0C82" w:rsidRDefault="00DD6011">
      <w:pPr>
        <w:pStyle w:val="Titre2"/>
        <w:numPr>
          <w:ilvl w:val="1"/>
          <w:numId w:val="9"/>
        </w:numPr>
        <w:rPr>
          <w:rStyle w:val="Aucun"/>
          <w:rFonts w:ascii="Ebrima" w:hAnsi="Ebrima" w:cs="Courier New"/>
          <w:caps/>
          <w:color w:val="auto"/>
          <w:sz w:val="24"/>
          <w:szCs w:val="24"/>
          <w:u w:color="000000"/>
        </w:rPr>
      </w:pPr>
      <w:r>
        <w:rPr>
          <w:rStyle w:val="Aucun"/>
          <w:rFonts w:ascii="Ebrima" w:hAnsi="Ebrima" w:cs="Courier New"/>
          <w:caps/>
          <w:color w:val="auto"/>
          <w:sz w:val="24"/>
          <w:szCs w:val="24"/>
          <w:u w:color="000000"/>
        </w:rPr>
        <w:t>Résumé de la campagne de commercialisation 2025-2026</w:t>
      </w:r>
    </w:p>
    <w:p w14:paraId="65714BEE" w14:textId="77777777" w:rsidR="00980F7A" w:rsidRPr="000A0C82" w:rsidRDefault="00980F7A" w:rsidP="00980F7A">
      <w:pPr>
        <w:pStyle w:val="Corps"/>
        <w:rPr>
          <w:rFonts w:ascii="Ebrima" w:hAnsi="Ebrima"/>
        </w:rPr>
      </w:pPr>
    </w:p>
    <w:p w14:paraId="51A1A1E3" w14:textId="77777777" w:rsidR="00422C23" w:rsidRPr="000A0C82" w:rsidRDefault="00DD6011" w:rsidP="00980F7A">
      <w:pPr>
        <w:pStyle w:val="Corps"/>
        <w:numPr>
          <w:ilvl w:val="0"/>
          <w:numId w:val="11"/>
        </w:numPr>
        <w:jc w:val="both"/>
        <w:rPr>
          <w:rFonts w:ascii="Ebrima" w:hAnsi="Ebrima" w:cs="Courier New"/>
          <w:b/>
          <w:bCs/>
          <w:color w:val="auto"/>
        </w:rPr>
      </w:pPr>
      <w:r>
        <w:rPr>
          <w:rStyle w:val="Aucun"/>
          <w:rFonts w:ascii="Ebrima" w:hAnsi="Ebrima" w:cs="Courier New"/>
          <w:b/>
          <w:bCs/>
          <w:color w:val="auto"/>
          <w:u w:val="single"/>
        </w:rPr>
        <w:t>Production et exportation du cacao</w:t>
      </w:r>
    </w:p>
    <w:p w14:paraId="64397170" w14:textId="77777777" w:rsidR="00980F7A" w:rsidRPr="000A0C82" w:rsidRDefault="00980F7A" w:rsidP="00980F7A">
      <w:pPr>
        <w:pStyle w:val="Corps"/>
        <w:tabs>
          <w:tab w:val="left" w:pos="360"/>
        </w:tabs>
        <w:jc w:val="both"/>
        <w:rPr>
          <w:rFonts w:ascii="Ebrima" w:hAnsi="Ebrima" w:cs="Courier New"/>
          <w:sz w:val="12"/>
          <w:szCs w:val="12"/>
          <w:lang w:val="fr-CI"/>
        </w:rPr>
      </w:pPr>
    </w:p>
    <w:p w14:paraId="1E88428A" w14:textId="344324C6" w:rsidR="00D16B98" w:rsidRPr="000A0C82" w:rsidRDefault="00980F7A" w:rsidP="00D16B98">
      <w:pPr>
        <w:pStyle w:val="Corps"/>
        <w:tabs>
          <w:tab w:val="left" w:pos="360"/>
        </w:tabs>
        <w:jc w:val="both"/>
        <w:rPr>
          <w:rFonts w:ascii="Ebrima" w:hAnsi="Ebrima" w:cs="Courier New"/>
          <w:lang w:val="fr-CI"/>
        </w:rPr>
      </w:pPr>
      <w:r>
        <w:rPr>
          <w:rFonts w:ascii="Ebrima" w:hAnsi="Ebrima" w:cs="Courier New"/>
          <w:lang w:val="fr-CI"/>
        </w:rPr>
        <w:t>Sur la période comprise entre le 1</w:t>
      </w:r>
      <w:r>
        <w:rPr>
          <w:rFonts w:ascii="Ebrima" w:hAnsi="Ebrima" w:cs="Courier New"/>
          <w:vertAlign w:val="superscript"/>
          <w:lang w:val="fr-CI"/>
        </w:rPr>
        <w:t>er</w:t>
      </w:r>
      <w:r>
        <w:rPr>
          <w:rFonts w:ascii="Ebrima" w:hAnsi="Ebrima" w:cs="Courier New"/>
          <w:lang w:val="fr-CI"/>
        </w:rPr>
        <w:t xml:space="preserve"> octobre 2025 et le 30 juin 2026, la production déclarée de cacao au titre de la campagne 2025-2026 s’est établie à 2 063 070 tonnes, contre 1 578 922 tonnes enregistrées sur la même période de la campagne précédente, soit une progression de 30,66%. Dans le même temps, les stocks de report détenus par les exportateurs dans les ports d’Abidjan et de San-Pédro au 30 septembre 2025 ont été évalués à 89 875 tonnes, contre 91 817 </w:t>
        <w:lastRenderedPageBreak/>
        <w:t xml:space="preserve">tonnes un an plus tôt, traduisant une légère contraction de 2,12%. L’amélioration de la production cacaoyère résulte de plusieurs facteurs convergents. </w:t>
      </w:r>
    </w:p>
    <w:p w14:paraId="3DE9B89B" w14:textId="77777777" w:rsidR="00D16B98" w:rsidRPr="000A0C82" w:rsidRDefault="00D16B98" w:rsidP="00D16B98">
      <w:pPr>
        <w:pStyle w:val="Corps"/>
        <w:tabs>
          <w:tab w:val="left" w:pos="360"/>
        </w:tabs>
        <w:jc w:val="both"/>
        <w:rPr>
          <w:rFonts w:ascii="Ebrima" w:hAnsi="Ebrima" w:cs="Courier New"/>
          <w:sz w:val="12"/>
          <w:szCs w:val="12"/>
          <w:lang w:val="fr-CI"/>
        </w:rPr>
      </w:pPr>
    </w:p>
    <w:p w14:paraId="0E8E9FBD" w14:textId="16C05149" w:rsidR="00D16B98" w:rsidRPr="000A0C82" w:rsidRDefault="00D16B98" w:rsidP="001C2058">
      <w:pPr>
        <w:pStyle w:val="Corps"/>
        <w:numPr>
          <w:ilvl w:val="0"/>
          <w:numId w:val="30"/>
        </w:numPr>
        <w:tabs>
          <w:tab w:val="left" w:pos="426"/>
        </w:tabs>
        <w:ind w:left="426" w:hanging="284"/>
        <w:jc w:val="both"/>
        <w:rPr>
          <w:rFonts w:ascii="Ebrima" w:hAnsi="Ebrima" w:cs="Courier New"/>
          <w:lang w:val="fr-CI"/>
        </w:rPr>
      </w:pPr>
      <w:r>
        <w:rPr>
          <w:rFonts w:ascii="Ebrima" w:hAnsi="Ebrima" w:cs="Courier New"/>
          <w:lang w:val="fr-CI"/>
        </w:rPr>
        <w:t>En premier lieu, les conditions climatiques sont progressivement revenues à la normale après les perturbations provoquées par l’épisode El Niño de 2023-2024. Ce phénomène climatique, qui affecte les régimes saisonniers à l’échelle mondiale, avait entraîné des précipitations excessives sur le littoral ivoirien, conjuguées à une sécheresse prolongée dans la moitié nord du pays. Cette situation avait pesé sur les rendements ainsi que sur les superficies exploitées, provoquant un recul marqué de la production, notamment au cours de la campagne principale 2023-2024. Bien que les conditions météorologiques se soient améliorées lors de la campagne 2024-2025, cette évolution demeurait encore insuffisante pour permettre une reprise significative de la production. Par ailleurs, la forte hausse des cours internationaux observée au cours des campagnes 2023-2024 et 2024-2025 avait favorisé une intensification de la contrebande au détriment de la Côte d’Ivoire.</w:t>
      </w:r>
    </w:p>
    <w:p w14:paraId="68526B5F" w14:textId="7EF96FF6" w:rsidR="00D16B98" w:rsidRPr="000A0C82" w:rsidRDefault="00D16B98" w:rsidP="001C2058">
      <w:pPr>
        <w:pStyle w:val="Corps"/>
        <w:numPr>
          <w:ilvl w:val="0"/>
          <w:numId w:val="30"/>
        </w:numPr>
        <w:tabs>
          <w:tab w:val="left" w:pos="426"/>
        </w:tabs>
        <w:ind w:left="426" w:hanging="284"/>
        <w:jc w:val="both"/>
        <w:rPr>
          <w:rFonts w:ascii="Ebrima" w:hAnsi="Ebrima" w:cs="Courier New"/>
          <w:lang w:val="fr-CI"/>
        </w:rPr>
      </w:pPr>
      <w:r>
        <w:rPr>
          <w:rFonts w:ascii="Ebrima" w:hAnsi="Ebrima" w:cs="Courier New"/>
          <w:lang w:val="fr-CI"/>
        </w:rPr>
        <w:t>En second lieu, la revalorisation progressive du prix garanti bord champ a contribué à renforcer les capacités d’entretien des plantations par les producteurs. Ce prix est ainsi passé de 1 000 FCFA/kg lors de la campagne principale 2023-2024 à 2 200 FCFA/kg au cours de la campagne intermédiaire 2024-2025.</w:t>
      </w:r>
    </w:p>
    <w:p w14:paraId="3CEDFEF1" w14:textId="77777777" w:rsidR="00D16B98" w:rsidRPr="000A0C82" w:rsidRDefault="00D16B98" w:rsidP="001C2058">
      <w:pPr>
        <w:pStyle w:val="Corps"/>
        <w:numPr>
          <w:ilvl w:val="0"/>
          <w:numId w:val="30"/>
        </w:numPr>
        <w:tabs>
          <w:tab w:val="left" w:pos="426"/>
        </w:tabs>
        <w:ind w:left="426" w:hanging="284"/>
        <w:jc w:val="both"/>
        <w:rPr>
          <w:rFonts w:ascii="Ebrima" w:hAnsi="Ebrima" w:cs="Courier New"/>
          <w:lang w:val="fr-CI"/>
        </w:rPr>
      </w:pPr>
      <w:r>
        <w:rPr>
          <w:rFonts w:ascii="Ebrima" w:hAnsi="Ebrima" w:cs="Courier New"/>
          <w:lang w:val="fr-CI"/>
        </w:rPr>
        <w:t>Enfin, le prix garanti bord champ fixé à 2 800 FCFA/kg pour la campagne principale 2025-2026 s’est imposé comme le niveau de rémunération le plus attractif en Afrique de l’Ouest, dépassant même les cours mondiaux observés à fin décembre 2025. Cette situation a favorisé un mouvement de contrebande de cacao au profit de la Côte d’Ivoire.</w:t>
      </w:r>
    </w:p>
    <w:p w14:paraId="115A3ED1" w14:textId="77777777" w:rsidR="00D16B98" w:rsidRPr="000A0C82" w:rsidRDefault="00D16B98" w:rsidP="00D16B98">
      <w:pPr>
        <w:pStyle w:val="Corps"/>
        <w:tabs>
          <w:tab w:val="left" w:pos="360"/>
        </w:tabs>
        <w:jc w:val="both"/>
        <w:rPr>
          <w:rFonts w:ascii="Ebrima" w:hAnsi="Ebrima" w:cs="Courier New"/>
          <w:lang w:val="fr-CI"/>
        </w:rPr>
      </w:pPr>
    </w:p>
    <w:p w14:paraId="684AE2B8" w14:textId="677AFA03" w:rsidR="00980F7A" w:rsidRPr="000A0C82" w:rsidRDefault="006C3E73" w:rsidP="00980F7A">
      <w:pPr>
        <w:pStyle w:val="Corps"/>
        <w:tabs>
          <w:tab w:val="left" w:pos="360"/>
        </w:tabs>
        <w:jc w:val="both"/>
        <w:rPr>
          <w:rFonts w:ascii="Ebrima" w:hAnsi="Ebrima" w:cs="Courier New"/>
        </w:rPr>
      </w:pPr>
      <w:r>
        <w:rPr>
          <w:rFonts w:ascii="Ebrima" w:hAnsi="Ebrima" w:cs="Courier New"/>
          <w:lang w:val="fr-CI"/>
        </w:rPr>
        <w:t xml:space="preserve">En lien avec la reprise de la production décrite ci-dessus, les exportations cumulées incluant les stocks de report ont enregistré une</w:t>
      </w:r>
      <w:r>
        <w:rPr>
          <w:rFonts w:ascii="Ebrima" w:hAnsi="Ebrima" w:cs="Courier New"/>
        </w:rPr>
        <w:t xml:space="preserve"> hausse de 15,49% pour atteindre</w:t>
      </w:r>
      <w:r>
        <w:rPr>
          <w:rFonts w:ascii="Ebrima" w:hAnsi="Ebrima" w:cs="Courier New"/>
          <w:lang w:val="fr-CI"/>
        </w:rPr>
        <w:t xml:space="preserve"> </w:t>
      </w:r>
      <w:r>
        <w:rPr>
          <w:rFonts w:ascii="Ebrima" w:hAnsi="Ebrima" w:cs="Courier New"/>
        </w:rPr>
        <w:t xml:space="preserve">1 738 679 tonnes sur la période du 1</w:t>
      </w:r>
      <w:r>
        <w:rPr>
          <w:rFonts w:ascii="Ebrima" w:hAnsi="Ebrima" w:cs="Courier New"/>
          <w:vertAlign w:val="superscript"/>
        </w:rPr>
        <w:t>er</w:t>
      </w:r>
      <w:r>
        <w:rPr>
          <w:rFonts w:ascii="Ebrima" w:hAnsi="Ebrima" w:cs="Courier New"/>
        </w:rPr>
        <w:t xml:space="preserve"> octobre 2025 au 30 juin 2026, contre 1 505 509 tonnes à la même période de la campagne 2024-2025. Après un ralentissement des exportations observé entre octobre 2025 et mars 2026, le rythme des expéditions s'est progressivement redressé, favorisé par la réduction des tensions sur les stocks détenus par les acheteurs et les sociétés coopératives.</w:t>
      </w:r>
    </w:p>
    <w:p w14:paraId="702EB28C" w14:textId="77777777" w:rsidR="00422C23" w:rsidRPr="000A0C82" w:rsidRDefault="00DD6011">
      <w:pPr>
        <w:pStyle w:val="Corps"/>
        <w:numPr>
          <w:ilvl w:val="0"/>
          <w:numId w:val="11"/>
        </w:numPr>
        <w:spacing w:before="240" w:after="240"/>
        <w:jc w:val="both"/>
        <w:rPr>
          <w:rFonts w:ascii="Ebrima" w:hAnsi="Ebrima" w:cs="Courier New"/>
          <w:b/>
          <w:bCs/>
          <w:color w:val="auto"/>
        </w:rPr>
      </w:pPr>
      <w:r>
        <w:rPr>
          <w:rStyle w:val="Aucun"/>
          <w:rFonts w:ascii="Ebrima" w:hAnsi="Ebrima" w:cs="Courier New"/>
          <w:b/>
          <w:bCs/>
          <w:color w:val="auto"/>
          <w:u w:val="single"/>
        </w:rPr>
        <w:t>Prix bord champ du cacao et revenus des producteurs</w:t>
      </w:r>
    </w:p>
    <w:p w14:paraId="4A84A669" w14:textId="0BC6A1FC" w:rsidR="006B0072" w:rsidRPr="000A0C82" w:rsidRDefault="00631F0B" w:rsidP="006C69A1">
      <w:pPr>
        <w:pStyle w:val="Corps"/>
        <w:jc w:val="both"/>
        <w:rPr>
          <w:rStyle w:val="Aucun"/>
          <w:rFonts w:ascii="Ebrima" w:hAnsi="Ebrima" w:cs="Courier New"/>
          <w:color w:val="auto"/>
        </w:rPr>
      </w:pPr>
      <w:r>
        <w:rPr>
          <w:rStyle w:val="Aucun"/>
          <w:rFonts w:ascii="Ebrima" w:hAnsi="Ebrima" w:cs="Courier New"/>
          <w:color w:val="auto"/>
        </w:rPr>
        <w:t xml:space="preserve">Le prix bord champ résultant des prix garantis bord champ du cacao </w:t>
      </w:r>
      <w:r>
        <w:rPr>
          <w:rFonts w:ascii="Ebrima" w:hAnsi="Ebrima" w:cs="Courier New"/>
          <w:color w:val="auto"/>
          <w:lang w:val="fr-CI"/>
        </w:rPr>
        <w:t xml:space="preserve">au 30 juin 2026 </w:t>
      </w:r>
      <w:r>
        <w:rPr>
          <w:rStyle w:val="Aucun"/>
          <w:rFonts w:ascii="Ebrima" w:hAnsi="Ebrima" w:cs="Courier New"/>
          <w:color w:val="auto"/>
        </w:rPr>
        <w:t xml:space="preserve">de la campagne 2025-2026 ressort à 2 402 FCFA/Kg contre 1 856 FCFA/Kg en 2024-2025, soit une hausse de 29,42 %.</w:t>
      </w:r>
      <w:r>
        <w:rPr>
          <w:rStyle w:val="Aucun"/>
          <w:rFonts w:ascii="Ebrima" w:hAnsi="Ebrima"/>
          <w:color w:val="auto"/>
        </w:rPr>
        <w:t xml:space="preserve"> </w:t>
      </w:r>
      <w:r>
        <w:rPr>
          <w:rStyle w:val="Aucun"/>
          <w:rFonts w:ascii="Ebrima" w:hAnsi="Ebrima" w:cs="Courier New"/>
          <w:color w:val="auto"/>
        </w:rPr>
        <w:t>Il est passé de</w:t>
      </w:r>
      <w:r>
        <w:rPr>
          <w:rStyle w:val="Aucun"/>
          <w:rFonts w:ascii="Ebrima" w:hAnsi="Ebrima" w:cs="Courier New"/>
          <w:b/>
          <w:color w:val="auto"/>
        </w:rPr>
        <w:t xml:space="preserve"> </w:t>
      </w:r>
      <w:r>
        <w:rPr>
          <w:rStyle w:val="Aucun"/>
          <w:rFonts w:ascii="Ebrima" w:hAnsi="Ebrima" w:cs="Courier New"/>
          <w:bCs/>
          <w:color w:val="auto"/>
        </w:rPr>
        <w:t>2</w:t>
      </w:r>
      <w:del w:id="300005" w:author="Claude" w:date="2026-09-29T09:00:00Z">
        <w:r>
          <w:rPr>
            <w:rStyle w:val="Aucun"/>
            <w:rFonts w:ascii="Ebrima" w:hAnsi="Ebrima" w:cs="Courier New"/>
            <w:bCs/>
            <w:color w:val="FFFFFF" w:themeColor="background1"/>
          </w:rPr>
          <w:delText xml:space="preserve">.</w:delText>
        </w:r>
      </w:del>
      <w:ins w:id="300006" w:author="Claude" w:date="2026-09-29T09:00:00Z">
        <w:r>
          <w:rPr>
            <w:rStyle w:val="Aucun"/>
            <w:rFonts w:ascii="Ebrima" w:hAnsi="Ebrima" w:cs="Courier New"/>
            <w:bCs/>
            <w:color w:val="FFFFFF" w:themeColor="background1"/>
          </w:rPr>
          <w:t xml:space="preserve"> </w:t>
        </w:r>
      </w:ins>
      <w:r>
        <w:rPr>
          <w:rStyle w:val="Aucun"/>
          <w:rFonts w:ascii="Ebrima" w:hAnsi="Ebrima" w:cs="Courier New"/>
          <w:bCs/>
          <w:color w:val="auto"/>
        </w:rPr>
        <w:t>8</w:t>
      </w:r>
      <w:r>
        <w:rPr>
          <w:rStyle w:val="Aucun"/>
          <w:rFonts w:ascii="Ebrima" w:hAnsi="Ebrima" w:cs="Courier New"/>
          <w:color w:val="auto"/>
        </w:rPr>
        <w:t>00 FCFA/Kg fixé pour la campagne principale 2025-2026 à 1</w:t>
      </w:r>
      <w:del w:id="300007" w:author="Claude" w:date="2026-09-29T09:00:00Z">
        <w:r>
          <w:rPr>
            <w:rStyle w:val="Aucun"/>
            <w:rFonts w:ascii="Ebrima" w:hAnsi="Ebrima" w:cs="Courier New"/>
            <w:color w:val="FFFFFF" w:themeColor="background1"/>
          </w:rPr>
          <w:delText xml:space="preserve">.</w:delText>
        </w:r>
      </w:del>
      <w:ins w:id="300008" w:author="Claude" w:date="2026-09-29T09:00:00Z">
        <w:r>
          <w:rPr>
            <w:rStyle w:val="Aucun"/>
            <w:rFonts w:ascii="Ebrima" w:hAnsi="Ebrima" w:cs="Courier New"/>
            <w:color w:val="FFFFFF" w:themeColor="background1"/>
          </w:rPr>
          <w:t xml:space="preserve"> </w:t>
        </w:r>
      </w:ins>
      <w:r>
        <w:rPr>
          <w:rStyle w:val="Aucun"/>
          <w:rFonts w:ascii="Ebrima" w:hAnsi="Ebrima" w:cs="Courier New"/>
          <w:color w:val="auto"/>
        </w:rPr>
        <w:t xml:space="preserve">200 FCFA/Kg, fixé par l’</w:t>
      </w:r>
      <w:del w:id="100033" w:author="Claude" w:date="2026-09-29T09:00:00Z">
        <w:r>
          <w:rPr>
            <w:rStyle w:val="Aucun"/>
            <w:rFonts w:ascii="Ebrima" w:hAnsi="Ebrima" w:cs="Courier New"/>
            <w:color w:val="auto"/>
          </w:rPr>
          <w:delText xml:space="preserve">E</w:delText>
        </w:r>
      </w:del>
      <w:ins w:id="100034" w:author="Claude" w:date="2026-09-29T09:00:00Z">
        <w:r>
          <w:rPr>
            <w:rStyle w:val="Aucun"/>
            <w:rFonts w:ascii="Ebrima" w:hAnsi="Ebrima" w:cs="Courier New"/>
            <w:color w:val="auto"/>
          </w:rPr>
          <w:t xml:space="preserve">É</w:t>
        </w:r>
      </w:ins>
      <w:r>
        <w:rPr>
          <w:rStyle w:val="Aucun"/>
          <w:rFonts w:ascii="Ebrima" w:hAnsi="Ebrima" w:cs="Courier New"/>
          <w:color w:val="auto"/>
        </w:rPr>
        <w:t xml:space="preserve">tat pour la période allant du 4 mars au 31 août 2026 (Campagne intermédiaire 2025-2026), soit une baisse de 57,14% en lien avec la soutenabilité du prix garanti bord champ fixé en octobre 2025 face à la chute des cours mondiaux.</w:t>
      </w:r>
    </w:p>
    <w:p w14:paraId="5DF0E63B" w14:textId="3C2C665B" w:rsidR="00631F0B" w:rsidRPr="000A0C82" w:rsidRDefault="00631F0B" w:rsidP="00B463CC">
      <w:pPr>
        <w:pStyle w:val="Corps"/>
        <w:tabs>
          <w:tab w:val="left" w:pos="360"/>
        </w:tabs>
        <w:spacing w:before="240" w:after="120"/>
        <w:jc w:val="both"/>
        <w:rPr>
          <w:rStyle w:val="Aucun"/>
          <w:rFonts w:ascii="Ebrima" w:hAnsi="Ebrima" w:cs="Courier New"/>
          <w:color w:val="auto"/>
        </w:rPr>
      </w:pPr>
      <w:r>
        <w:rPr>
          <w:rStyle w:val="Aucun"/>
          <w:rFonts w:ascii="Ebrima" w:hAnsi="Ebrima" w:cs="Courier New"/>
          <w:color w:val="auto"/>
        </w:rPr>
        <w:t>Sur la base du prix garanti bord champ et des volumes de cacao brousse réceptionnés, le revenu brut cumulé perçu par les producteurs de cacao du 1</w:t>
      </w:r>
      <w:r>
        <w:rPr>
          <w:rStyle w:val="Aucun"/>
          <w:rFonts w:ascii="Ebrima" w:hAnsi="Ebrima" w:cs="Courier New"/>
          <w:color w:val="auto"/>
          <w:vertAlign w:val="superscript"/>
        </w:rPr>
        <w:t>er</w:t>
      </w:r>
      <w:r>
        <w:rPr>
          <w:rStyle w:val="Aucun"/>
          <w:rFonts w:ascii="Ebrima" w:hAnsi="Ebrima" w:cs="Courier New"/>
          <w:color w:val="auto"/>
        </w:rPr>
        <w:t xml:space="preserve"> octobre 2025 au 30 juin 2026 est ressorti à 4 955,39 milliards de FCFA contre 2 930,38 milliards de FCFA d’octobre 2024 à juin 202</w:t>
      </w:r>
      <w:ins w:id="318" w:author="MANOU" w:date="2026-08-20T11:33:00Z">
        <w:r>
          <w:rPr>
            <w:rStyle w:val="Aucun"/>
            <w:rFonts w:ascii="Ebrima" w:hAnsi="Ebrima" w:cs="Courier New"/>
            <w:color w:val="auto"/>
          </w:rPr>
          <w:t>5</w:t>
        </w:r>
      </w:ins>
      <w:del w:id="319" w:author="MANOU" w:date="2026-08-20T11:33:00Z">
        <w:r>
          <w:rPr>
            <w:rStyle w:val="Aucun"/>
            <w:rFonts w:ascii="Ebrima" w:hAnsi="Ebrima" w:cs="Courier New"/>
            <w:color w:val="auto"/>
          </w:rPr>
          <w:delText>6</w:delText>
        </w:r>
      </w:del>
      <w:r>
        <w:rPr>
          <w:rStyle w:val="Aucun"/>
          <w:rFonts w:ascii="Ebrima" w:hAnsi="Ebrima" w:cs="Courier New"/>
          <w:color w:val="auto"/>
        </w:rPr>
        <w:t xml:space="preserve">, soit une hausse de 69,10 %.</w:t>
      </w:r>
    </w:p>
    <w:p w14:paraId="7DBD4856" w14:textId="77777777" w:rsidR="00422C23" w:rsidRPr="000A0C82" w:rsidRDefault="00DD6011" w:rsidP="00C7123C">
      <w:pPr>
        <w:pStyle w:val="Corps"/>
        <w:numPr>
          <w:ilvl w:val="0"/>
          <w:numId w:val="11"/>
        </w:numPr>
        <w:spacing w:before="240"/>
        <w:jc w:val="both"/>
        <w:rPr>
          <w:rFonts w:ascii="Ebrima" w:hAnsi="Ebrima" w:cs="Courier New"/>
          <w:b/>
          <w:bCs/>
          <w:color w:val="auto"/>
        </w:rPr>
      </w:pPr>
      <w:r>
        <w:rPr>
          <w:rStyle w:val="Aucun"/>
          <w:rFonts w:ascii="Ebrima" w:hAnsi="Ebrima" w:cs="Courier New"/>
          <w:b/>
          <w:bCs/>
          <w:color w:val="auto"/>
          <w:u w:val="single"/>
        </w:rPr>
        <w:t>Production et exportation du café</w:t>
      </w:r>
    </w:p>
    <w:p w14:paraId="0C09C93B" w14:textId="3B7652BB" w:rsidR="00EE7BE2" w:rsidRPr="000A0C82" w:rsidRDefault="00BB1F2B" w:rsidP="00C32D5D">
      <w:pPr>
        <w:pStyle w:val="Corps"/>
        <w:tabs>
          <w:tab w:val="left" w:pos="360"/>
        </w:tabs>
        <w:spacing w:before="240" w:after="120"/>
        <w:jc w:val="both"/>
        <w:rPr>
          <w:rFonts w:ascii="Ebrima" w:hAnsi="Ebrima" w:cs="Courier New"/>
        </w:rPr>
      </w:pPr>
      <w:r>
        <w:rPr>
          <w:rStyle w:val="Aucun"/>
          <w:rFonts w:ascii="Ebrima" w:hAnsi="Ebrima" w:cs="Courier New"/>
          <w:color w:val="auto"/>
        </w:rPr>
        <w:t>Sur la période allant du 1</w:t>
      </w:r>
      <w:r>
        <w:rPr>
          <w:rStyle w:val="Aucun"/>
          <w:rFonts w:ascii="Ebrima" w:hAnsi="Ebrima" w:cs="Courier New"/>
          <w:color w:val="auto"/>
          <w:vertAlign w:val="superscript"/>
        </w:rPr>
        <w:t>er</w:t>
      </w:r>
      <w:r>
        <w:rPr>
          <w:rStyle w:val="Aucun"/>
          <w:rFonts w:ascii="Ebrima" w:hAnsi="Ebrima" w:cs="Courier New"/>
          <w:color w:val="auto"/>
        </w:rPr>
        <w:t xml:space="preserve"> octobre 2025 au 30 juin 2026, la production déclarée de café s’établit à 24 100 tonnes contre 25 030 tonnes réalisées d’octobre 2024 à juin 2025. </w:t>
      </w:r>
      <w:r>
        <w:rPr>
          <w:rFonts w:ascii="Ebrima" w:hAnsi="Ebrima" w:cs="Courier New"/>
        </w:rPr>
        <w:t xml:space="preserve">Les stocks reports </w:t>
        <w:lastRenderedPageBreak/>
        <w:t xml:space="preserve">détenus par les exportateurs dans les ports d’Abidjan et de San-Pédro au 30 septembre 2025 étaient estimés à 11 530 tonnes contre 22 371 tonnes à fin septembre 2024, soit une baisse de 48,46%. </w:t>
      </w:r>
    </w:p>
    <w:p w14:paraId="448EC541" w14:textId="4A529C47" w:rsidR="00A419F9" w:rsidRPr="000A0C82" w:rsidRDefault="00A419F9" w:rsidP="00C32D5D">
      <w:pPr>
        <w:pStyle w:val="Corps"/>
        <w:tabs>
          <w:tab w:val="left" w:pos="360"/>
        </w:tabs>
        <w:spacing w:before="240" w:after="120"/>
        <w:jc w:val="both"/>
        <w:rPr>
          <w:rStyle w:val="Aucun"/>
          <w:rFonts w:ascii="Ebrima" w:hAnsi="Ebrima" w:cs="Courier New"/>
          <w:color w:val="auto"/>
        </w:rPr>
      </w:pPr>
      <w:r>
        <w:rPr>
          <w:rFonts w:ascii="Ebrima" w:hAnsi="Ebrima" w:cs="Courier New"/>
        </w:rPr>
        <w:t xml:space="preserve">Cette forte baisse des stocks de café a entraîné une baisse </w:t>
      </w:r>
      <w:r>
        <w:rPr>
          <w:rStyle w:val="Aucun"/>
          <w:rFonts w:ascii="Ebrima" w:hAnsi="Ebrima" w:cs="Courier New"/>
          <w:color w:val="auto"/>
        </w:rPr>
        <w:t xml:space="preserve">de 34,85% </w:t>
      </w:r>
      <w:r>
        <w:rPr>
          <w:rFonts w:ascii="Ebrima" w:hAnsi="Ebrima" w:cs="Courier New"/>
        </w:rPr>
        <w:t xml:space="preserve">des exportations </w:t>
      </w:r>
      <w:r>
        <w:rPr>
          <w:rStyle w:val="Aucun"/>
          <w:rFonts w:ascii="Ebrima" w:hAnsi="Ebrima" w:cs="Courier New"/>
          <w:color w:val="auto"/>
        </w:rPr>
        <w:t xml:space="preserve">prenant en compte les stocks reports </w:t>
      </w:r>
      <w:r>
        <w:rPr>
          <w:rFonts w:ascii="Ebrima" w:hAnsi="Ebrima" w:cs="Courier New"/>
        </w:rPr>
        <w:t xml:space="preserve">qui sont passées de </w:t>
      </w:r>
      <w:r>
        <w:rPr>
          <w:rStyle w:val="Aucun"/>
          <w:rFonts w:ascii="Ebrima" w:hAnsi="Ebrima" w:cs="Courier New"/>
          <w:color w:val="auto"/>
        </w:rPr>
        <w:t xml:space="preserve">24 657 tonnes en 2024-2025 à 16 065 tonnes en 2025-2026 compte tenu de la disponibilité du café issu de la récolte 2025-2026 de mi-décembre 2025 à juin 2026 alors que la campagne est ouverte depuis octobre 2025.</w:t>
      </w:r>
    </w:p>
    <w:p w14:paraId="79A3F5AD" w14:textId="77777777" w:rsidR="00422C23" w:rsidRPr="000A0C82" w:rsidRDefault="00DD6011">
      <w:pPr>
        <w:pStyle w:val="Corps"/>
        <w:numPr>
          <w:ilvl w:val="0"/>
          <w:numId w:val="11"/>
        </w:numPr>
        <w:spacing w:before="240" w:after="240"/>
        <w:jc w:val="both"/>
        <w:rPr>
          <w:rFonts w:ascii="Ebrima" w:hAnsi="Ebrima" w:cs="Courier New"/>
          <w:b/>
          <w:bCs/>
          <w:color w:val="auto"/>
        </w:rPr>
      </w:pPr>
      <w:r>
        <w:rPr>
          <w:rStyle w:val="Aucun"/>
          <w:rFonts w:ascii="Ebrima" w:hAnsi="Ebrima" w:cs="Courier New"/>
          <w:b/>
          <w:bCs/>
          <w:color w:val="auto"/>
          <w:u w:val="single"/>
        </w:rPr>
        <w:t>Prix bord champ du café et revenus des producteurs</w:t>
      </w:r>
    </w:p>
    <w:p w14:paraId="2214F060" w14:textId="42D6087E" w:rsidR="00FB5349" w:rsidRPr="000A0C82" w:rsidRDefault="004F2A36" w:rsidP="00016949">
      <w:pPr>
        <w:pStyle w:val="Corps"/>
        <w:tabs>
          <w:tab w:val="left" w:pos="360"/>
        </w:tabs>
        <w:jc w:val="both"/>
        <w:rPr>
          <w:rStyle w:val="Aucun"/>
          <w:rFonts w:ascii="Ebrima" w:hAnsi="Ebrima" w:cs="Courier New"/>
          <w:color w:val="FF0000"/>
        </w:rPr>
      </w:pPr>
      <w:r>
        <w:rPr>
          <w:rStyle w:val="Aucun"/>
          <w:rFonts w:ascii="Ebrima" w:hAnsi="Ebrima" w:cs="Courier New"/>
          <w:color w:val="auto"/>
        </w:rPr>
        <w:t>Le prix garanti bord champ du café de la campagne 2025-2026 a été fixé à 1 700 FCFA/Kg, en hausse de 13,33 % par rapport à celui de la campagne 2024-2025 fixé à 1 500 FCFA/Kg. Le revenu brut cumulé perçu par les producteurs de café sur la période allant du 1</w:t>
      </w:r>
      <w:r>
        <w:rPr>
          <w:rStyle w:val="Aucun"/>
          <w:rFonts w:ascii="Ebrima" w:hAnsi="Ebrima" w:cs="Courier New"/>
          <w:color w:val="auto"/>
          <w:vertAlign w:val="superscript"/>
        </w:rPr>
        <w:t>er</w:t>
      </w:r>
      <w:r>
        <w:rPr>
          <w:rStyle w:val="Aucun"/>
          <w:rFonts w:ascii="Ebrima" w:hAnsi="Ebrima" w:cs="Courier New"/>
          <w:color w:val="auto"/>
        </w:rPr>
        <w:t xml:space="preserve"> octobre 2025 au 30 juin 2026 est estimé à 40,97 milliards de FCFA contre 37,54 milliards de FCFA durant la campagne 2024-2025.</w:t>
      </w:r>
    </w:p>
    <w:p w14:paraId="1856568A" w14:textId="77777777" w:rsidR="00422256" w:rsidRPr="000A0C82" w:rsidRDefault="00422256" w:rsidP="00016949">
      <w:pPr>
        <w:pStyle w:val="Corps"/>
        <w:tabs>
          <w:tab w:val="left" w:pos="360"/>
        </w:tabs>
        <w:jc w:val="both"/>
        <w:rPr>
          <w:rStyle w:val="Aucun"/>
          <w:rFonts w:ascii="Ebrima" w:hAnsi="Ebrima" w:cs="Courier New"/>
          <w:color w:val="FF0000"/>
        </w:rPr>
      </w:pPr>
    </w:p>
    <w:p w14:paraId="4342A06F" w14:textId="77777777" w:rsidR="00422C23" w:rsidRPr="000A0C82" w:rsidRDefault="00DD6011">
      <w:pPr>
        <w:pStyle w:val="Titre2"/>
        <w:numPr>
          <w:ilvl w:val="1"/>
          <w:numId w:val="12"/>
        </w:numPr>
        <w:spacing w:before="0"/>
        <w:rPr>
          <w:rStyle w:val="Aucun"/>
          <w:rFonts w:ascii="Ebrima" w:hAnsi="Ebrima" w:cs="Courier New"/>
          <w:caps/>
          <w:color w:val="auto"/>
          <w:sz w:val="24"/>
          <w:szCs w:val="24"/>
          <w:u w:color="000000"/>
        </w:rPr>
      </w:pPr>
      <w:r>
        <w:rPr>
          <w:rStyle w:val="Aucun"/>
          <w:rFonts w:ascii="Ebrima" w:hAnsi="Ebrima" w:cs="Courier New"/>
          <w:caps/>
          <w:color w:val="auto"/>
          <w:sz w:val="24"/>
          <w:szCs w:val="24"/>
          <w:u w:color="000000"/>
        </w:rPr>
        <w:t>Prélèvements des redevances au titre du fonctionnement</w:t>
      </w:r>
    </w:p>
    <w:p w14:paraId="6E1193EB" w14:textId="77777777" w:rsidR="005C1A76" w:rsidRPr="000A0C82" w:rsidRDefault="005C1A76" w:rsidP="005C1A76">
      <w:pPr>
        <w:shd w:val="clear" w:color="auto" w:fill="FFFFFF"/>
        <w:tabs>
          <w:tab w:val="left" w:pos="0"/>
        </w:tabs>
        <w:jc w:val="both"/>
        <w:rPr>
          <w:rFonts w:ascii="Ebrima" w:hAnsi="Ebrima" w:cs="Tahoma"/>
          <w:lang w:val="fr-FR"/>
        </w:rPr>
      </w:pPr>
    </w:p>
    <w:p w14:paraId="33649728" w14:textId="67DBDA2B" w:rsidR="005C1A76" w:rsidRPr="000A0C82" w:rsidRDefault="005C1A76" w:rsidP="005C1A76">
      <w:pPr>
        <w:shd w:val="clear" w:color="auto" w:fill="FFFFFF"/>
        <w:tabs>
          <w:tab w:val="left" w:pos="0"/>
        </w:tabs>
        <w:jc w:val="both"/>
        <w:rPr>
          <w:rFonts w:ascii="Ebrima" w:hAnsi="Ebrima" w:cs="Tahoma"/>
          <w:lang w:val="fr-FR"/>
        </w:rPr>
      </w:pPr>
      <w:r>
        <w:rPr>
          <w:rFonts w:ascii="Ebrima" w:hAnsi="Ebrima" w:cs="Tahoma"/>
          <w:lang w:val="fr-FR"/>
        </w:rPr>
        <w:t xml:space="preserve">Les redevances prélevées au titre du fonctionnement sur la période allant d’octobre 2025 à juin 2026 s’élèvent à 79,15 milliards de FCFA contre 49,75 milliards de FCFA sur la même période de la campagne 2024-2025, soit une hausse de 59,10%. Par type de prélèvements, la situation détaillée est présentée dans le tableau 6, ci-dessous.</w:t>
      </w:r>
    </w:p>
    <w:p w14:paraId="7026A5EB" w14:textId="77777777" w:rsidR="00D27D36" w:rsidRPr="000A0C82" w:rsidRDefault="00D27D36" w:rsidP="005C1A76">
      <w:pPr>
        <w:pStyle w:val="Corps"/>
        <w:shd w:val="clear" w:color="auto" w:fill="FFFFFF"/>
        <w:jc w:val="both"/>
        <w:rPr>
          <w:rStyle w:val="Aucun"/>
          <w:rFonts w:ascii="Ebrima" w:eastAsia="Tahoma" w:hAnsi="Ebrima" w:cs="Tahoma"/>
          <w:color w:val="auto"/>
        </w:rPr>
      </w:pPr>
    </w:p>
    <w:p w14:paraId="0259A21F" w14:textId="7A911869" w:rsidR="005C1A76" w:rsidRPr="000A0C82" w:rsidRDefault="005C1A76" w:rsidP="005C1A76">
      <w:pPr>
        <w:pStyle w:val="Corps"/>
        <w:tabs>
          <w:tab w:val="left" w:pos="360"/>
        </w:tabs>
        <w:jc w:val="both"/>
        <w:rPr>
          <w:rStyle w:val="Aucun"/>
          <w:rFonts w:ascii="Ebrima" w:eastAsia="Tahoma" w:hAnsi="Ebrima" w:cs="Tahoma"/>
          <w:b/>
          <w:bCs/>
          <w:color w:val="auto"/>
        </w:rPr>
      </w:pPr>
      <w:r>
        <w:rPr>
          <w:rStyle w:val="Aucun"/>
          <w:rFonts w:ascii="Ebrima" w:hAnsi="Ebrima"/>
          <w:b/>
          <w:bCs/>
          <w:color w:val="auto"/>
          <w:u w:val="single"/>
        </w:rPr>
        <w:t xml:space="preserve">Tableau 6 </w:t>
      </w:r>
      <w:r>
        <w:rPr>
          <w:rStyle w:val="Aucun"/>
          <w:rFonts w:ascii="Ebrima" w:hAnsi="Ebrima"/>
          <w:b/>
          <w:bCs/>
          <w:color w:val="auto"/>
        </w:rPr>
        <w:t xml:space="preserve">: Redevances au titre du fonctionnement à fin juin 2026 </w:t>
      </w:r>
    </w:p>
    <w:p w14:paraId="43AD2866" w14:textId="6E28634C" w:rsidR="005C1A76" w:rsidRPr="000A0C82" w:rsidRDefault="005C1A76" w:rsidP="005C1A76">
      <w:pPr>
        <w:pStyle w:val="Corps"/>
        <w:tabs>
          <w:tab w:val="left" w:pos="360"/>
        </w:tabs>
        <w:jc w:val="both"/>
        <w:rPr>
          <w:rStyle w:val="Aucun"/>
          <w:rFonts w:ascii="Ebrima" w:hAnsi="Ebrima"/>
          <w:b/>
          <w:bCs/>
          <w:color w:val="auto"/>
        </w:rPr>
      </w:pPr>
      <w:r>
        <w:rPr>
          <w:rStyle w:val="Aucun"/>
          <w:rFonts w:ascii="Ebrima" w:hAnsi="Ebrima"/>
          <w:b/>
          <w:bCs/>
          <w:color w:val="auto"/>
        </w:rPr>
        <w:t xml:space="preserve">                    (en milliards de FCFA)</w:t>
      </w:r>
    </w:p>
    <w:p w14:paraId="1E764695" w14:textId="77777777" w:rsidR="00A5445A" w:rsidRPr="000A0C82" w:rsidRDefault="00A5445A" w:rsidP="005C1A76">
      <w:pPr>
        <w:pStyle w:val="Corps"/>
        <w:tabs>
          <w:tab w:val="left" w:pos="360"/>
        </w:tabs>
        <w:jc w:val="both"/>
        <w:rPr>
          <w:rStyle w:val="Aucun"/>
          <w:rFonts w:ascii="Ebrima" w:hAnsi="Ebrima"/>
          <w:b/>
          <w:bCs/>
          <w:color w:val="auto"/>
          <w:sz w:val="6"/>
          <w:szCs w:val="8"/>
        </w:rPr>
      </w:pPr>
    </w:p>
    <w:tbl>
      <w:tblPr>
        <w:tblW w:w="9750" w:type="dxa"/>
        <w:tblCellMar>
          <w:left w:w="70" w:type="dxa"/>
          <w:right w:w="70" w:type="dxa"/>
        </w:tblCellMar>
        <w:tblLook w:val="04A0" w:firstRow="1" w:lastRow="0" w:firstColumn="1" w:lastColumn="0" w:noHBand="0" w:noVBand="1"/>
      </w:tblPr>
      <w:tblGrid>
        <w:gridCol w:w="2607"/>
        <w:gridCol w:w="2840"/>
        <w:gridCol w:w="2883"/>
        <w:gridCol w:w="1420"/>
      </w:tblGrid>
      <w:tr w:rsidR="006A1ED1" w:rsidRPr="003F5EC5" w14:paraId="54416EFA" w14:textId="77777777" w:rsidTr="00BC7084">
        <w:trPr>
          <w:trHeight w:val="317"/>
        </w:trPr>
        <w:tc>
          <w:tcPr>
            <w:tcW w:w="260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CB1A324" w14:textId="77777777" w:rsidR="00A5445A" w:rsidRPr="000A0C82" w:rsidRDefault="00A5445A" w:rsidP="00A5445A">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RUBRIQUES</w:t>
            </w:r>
          </w:p>
        </w:tc>
        <w:tc>
          <w:tcPr>
            <w:tcW w:w="2840" w:type="dxa"/>
            <w:tcBorders>
              <w:top w:val="single" w:sz="8" w:space="0" w:color="auto"/>
              <w:left w:val="nil"/>
              <w:bottom w:val="single" w:sz="8" w:space="0" w:color="auto"/>
              <w:right w:val="single" w:sz="8" w:space="0" w:color="auto"/>
            </w:tcBorders>
            <w:shd w:val="clear" w:color="auto" w:fill="auto"/>
            <w:vAlign w:val="center"/>
            <w:hideMark/>
          </w:tcPr>
          <w:p w14:paraId="55CC7B03" w14:textId="77777777" w:rsidR="00A5445A" w:rsidRPr="000A0C82" w:rsidRDefault="00A5445A" w:rsidP="00A5445A">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CAMPAGNE 2024/2025</w:t>
            </w:r>
          </w:p>
        </w:tc>
        <w:tc>
          <w:tcPr>
            <w:tcW w:w="2883" w:type="dxa"/>
            <w:tcBorders>
              <w:top w:val="single" w:sz="8" w:space="0" w:color="auto"/>
              <w:left w:val="nil"/>
              <w:bottom w:val="single" w:sz="8" w:space="0" w:color="auto"/>
              <w:right w:val="single" w:sz="8" w:space="0" w:color="auto"/>
            </w:tcBorders>
            <w:shd w:val="clear" w:color="auto" w:fill="auto"/>
            <w:vAlign w:val="center"/>
            <w:hideMark/>
          </w:tcPr>
          <w:p w14:paraId="20980140" w14:textId="77777777" w:rsidR="00A5445A" w:rsidRPr="000A0C82" w:rsidRDefault="00A5445A" w:rsidP="00A5445A">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CAMPAGNE 2025/2026</w:t>
            </w:r>
          </w:p>
        </w:tc>
        <w:tc>
          <w:tcPr>
            <w:tcW w:w="142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274C1F4" w14:textId="77777777" w:rsidR="00A5445A" w:rsidRPr="000A0C82" w:rsidRDefault="00A5445A" w:rsidP="00A5445A">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 xml:space="preserve">Variation (c=b/a-1) </w:t>
              <w:br/>
              <w:t xml:space="preserve">en (%) </w:t>
            </w:r>
          </w:p>
        </w:tc>
      </w:tr>
      <w:tr w:rsidR="006A1ED1" w:rsidRPr="000A0C82" w14:paraId="364CB77B" w14:textId="77777777" w:rsidTr="000A0C82">
        <w:trPr>
          <w:trHeight w:val="459"/>
        </w:trPr>
        <w:tc>
          <w:tcPr>
            <w:tcW w:w="2607" w:type="dxa"/>
            <w:vMerge/>
            <w:tcBorders>
              <w:top w:val="single" w:sz="8" w:space="0" w:color="auto"/>
              <w:left w:val="single" w:sz="8" w:space="0" w:color="auto"/>
              <w:bottom w:val="single" w:sz="8" w:space="0" w:color="000000"/>
              <w:right w:val="single" w:sz="8" w:space="0" w:color="auto"/>
            </w:tcBorders>
            <w:vAlign w:val="center"/>
            <w:hideMark/>
          </w:tcPr>
          <w:p w14:paraId="6D4B55A5" w14:textId="77777777" w:rsidR="00A5445A" w:rsidRPr="000A0C82" w:rsidRDefault="00A5445A" w:rsidP="00A5445A">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p>
        </w:tc>
        <w:tc>
          <w:tcPr>
            <w:tcW w:w="2840" w:type="dxa"/>
            <w:tcBorders>
              <w:top w:val="nil"/>
              <w:left w:val="nil"/>
              <w:bottom w:val="nil"/>
              <w:right w:val="single" w:sz="8" w:space="0" w:color="auto"/>
            </w:tcBorders>
            <w:shd w:val="clear" w:color="auto" w:fill="auto"/>
            <w:vAlign w:val="center"/>
            <w:hideMark/>
          </w:tcPr>
          <w:p w14:paraId="7E219033" w14:textId="77777777" w:rsidR="00A5445A" w:rsidRPr="000A0C82" w:rsidRDefault="00A5445A" w:rsidP="00A5445A">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oct. 2024- juin 2025 (a)</w:t>
            </w:r>
          </w:p>
        </w:tc>
        <w:tc>
          <w:tcPr>
            <w:tcW w:w="2883" w:type="dxa"/>
            <w:tcBorders>
              <w:top w:val="nil"/>
              <w:left w:val="nil"/>
              <w:bottom w:val="nil"/>
              <w:right w:val="single" w:sz="8" w:space="0" w:color="auto"/>
            </w:tcBorders>
            <w:shd w:val="clear" w:color="auto" w:fill="auto"/>
            <w:vAlign w:val="center"/>
            <w:hideMark/>
          </w:tcPr>
          <w:p w14:paraId="68A5FF11" w14:textId="77777777" w:rsidR="00A5445A" w:rsidRPr="000A0C82" w:rsidRDefault="00A5445A" w:rsidP="00A5445A">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oct. 2025- juin 2026 (b)</w:t>
            </w:r>
          </w:p>
        </w:tc>
        <w:tc>
          <w:tcPr>
            <w:tcW w:w="1420" w:type="dxa"/>
            <w:vMerge/>
            <w:tcBorders>
              <w:top w:val="single" w:sz="8" w:space="0" w:color="auto"/>
              <w:left w:val="single" w:sz="8" w:space="0" w:color="auto"/>
              <w:bottom w:val="single" w:sz="8" w:space="0" w:color="000000"/>
              <w:right w:val="single" w:sz="8" w:space="0" w:color="auto"/>
            </w:tcBorders>
            <w:vAlign w:val="center"/>
            <w:hideMark/>
          </w:tcPr>
          <w:p w14:paraId="433729D5" w14:textId="77777777" w:rsidR="00A5445A" w:rsidRPr="000A0C82" w:rsidRDefault="00A5445A" w:rsidP="00A5445A">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p>
        </w:tc>
      </w:tr>
      <w:tr w:rsidR="00D27D36" w:rsidRPr="000A0C82" w14:paraId="681AED49" w14:textId="77777777" w:rsidTr="000A0C82">
        <w:trPr>
          <w:trHeight w:val="325"/>
        </w:trPr>
        <w:tc>
          <w:tcPr>
            <w:tcW w:w="2607" w:type="dxa"/>
            <w:tcBorders>
              <w:top w:val="nil"/>
              <w:left w:val="single" w:sz="8" w:space="0" w:color="auto"/>
              <w:bottom w:val="single" w:sz="4" w:space="0" w:color="auto"/>
              <w:right w:val="single" w:sz="8" w:space="0" w:color="auto"/>
            </w:tcBorders>
            <w:shd w:val="clear" w:color="auto" w:fill="auto"/>
            <w:vAlign w:val="center"/>
            <w:hideMark/>
          </w:tcPr>
          <w:p w14:paraId="3827C120" w14:textId="77777777"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Pesage</w:t>
            </w:r>
          </w:p>
        </w:tc>
        <w:tc>
          <w:tcPr>
            <w:tcW w:w="2840" w:type="dxa"/>
            <w:tcBorders>
              <w:top w:val="single" w:sz="8" w:space="0" w:color="auto"/>
              <w:left w:val="nil"/>
              <w:bottom w:val="single" w:sz="4" w:space="0" w:color="auto"/>
              <w:right w:val="single" w:sz="8" w:space="0" w:color="auto"/>
            </w:tcBorders>
            <w:shd w:val="clear" w:color="auto" w:fill="auto"/>
            <w:vAlign w:val="center"/>
            <w:hideMark/>
          </w:tcPr>
          <w:p w14:paraId="6828C17D" w14:textId="77777777"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2,44</w:t>
            </w:r>
          </w:p>
        </w:tc>
        <w:tc>
          <w:tcPr>
            <w:tcW w:w="2883" w:type="dxa"/>
            <w:tcBorders>
              <w:top w:val="single" w:sz="8" w:space="0" w:color="auto"/>
              <w:left w:val="nil"/>
              <w:bottom w:val="single" w:sz="4" w:space="0" w:color="auto"/>
              <w:right w:val="single" w:sz="8" w:space="0" w:color="auto"/>
            </w:tcBorders>
            <w:shd w:val="clear" w:color="auto" w:fill="auto"/>
            <w:vAlign w:val="center"/>
            <w:hideMark/>
          </w:tcPr>
          <w:p w14:paraId="7E93C294" w14:textId="77777777"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3,99</w:t>
            </w:r>
          </w:p>
        </w:tc>
        <w:tc>
          <w:tcPr>
            <w:tcW w:w="1420" w:type="dxa"/>
            <w:tcBorders>
              <w:top w:val="nil"/>
              <w:left w:val="nil"/>
              <w:bottom w:val="single" w:sz="4" w:space="0" w:color="auto"/>
              <w:right w:val="single" w:sz="8" w:space="0" w:color="auto"/>
            </w:tcBorders>
            <w:shd w:val="clear" w:color="auto" w:fill="auto"/>
            <w:vAlign w:val="center"/>
            <w:hideMark/>
          </w:tcPr>
          <w:p w14:paraId="059CB6BC" w14:textId="0C9DDD4A"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hAnsi="Ebrima"/>
                <w:color w:val="000000"/>
                <w:sz w:val="20"/>
                <w:szCs w:val="20"/>
              </w:rPr>
              <w:t>63,52%</w:t>
            </w:r>
          </w:p>
        </w:tc>
      </w:tr>
      <w:tr w:rsidR="00D27D36" w:rsidRPr="000A0C82" w14:paraId="09B217A8" w14:textId="77777777" w:rsidTr="00007A66">
        <w:trPr>
          <w:trHeight w:val="402"/>
        </w:trPr>
        <w:tc>
          <w:tcPr>
            <w:tcW w:w="2607" w:type="dxa"/>
            <w:tcBorders>
              <w:top w:val="nil"/>
              <w:left w:val="single" w:sz="8" w:space="0" w:color="auto"/>
              <w:bottom w:val="single" w:sz="4" w:space="0" w:color="auto"/>
              <w:right w:val="single" w:sz="8" w:space="0" w:color="auto"/>
            </w:tcBorders>
            <w:shd w:val="clear" w:color="auto" w:fill="auto"/>
            <w:vAlign w:val="center"/>
            <w:hideMark/>
          </w:tcPr>
          <w:p w14:paraId="6C0E030D" w14:textId="77777777"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Contrôle qualité</w:t>
            </w:r>
          </w:p>
        </w:tc>
        <w:tc>
          <w:tcPr>
            <w:tcW w:w="2840" w:type="dxa"/>
            <w:tcBorders>
              <w:top w:val="nil"/>
              <w:left w:val="nil"/>
              <w:bottom w:val="single" w:sz="4" w:space="0" w:color="auto"/>
              <w:right w:val="single" w:sz="8" w:space="0" w:color="auto"/>
            </w:tcBorders>
            <w:shd w:val="clear" w:color="auto" w:fill="auto"/>
            <w:vAlign w:val="center"/>
            <w:hideMark/>
          </w:tcPr>
          <w:p w14:paraId="7097FB63" w14:textId="77777777"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3,63</w:t>
            </w:r>
          </w:p>
        </w:tc>
        <w:tc>
          <w:tcPr>
            <w:tcW w:w="2883" w:type="dxa"/>
            <w:tcBorders>
              <w:top w:val="nil"/>
              <w:left w:val="nil"/>
              <w:bottom w:val="single" w:sz="4" w:space="0" w:color="auto"/>
              <w:right w:val="single" w:sz="8" w:space="0" w:color="auto"/>
            </w:tcBorders>
            <w:shd w:val="clear" w:color="auto" w:fill="auto"/>
            <w:vAlign w:val="center"/>
            <w:hideMark/>
          </w:tcPr>
          <w:p w14:paraId="1193F3F0" w14:textId="77777777"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5,71</w:t>
            </w:r>
          </w:p>
        </w:tc>
        <w:tc>
          <w:tcPr>
            <w:tcW w:w="1420" w:type="dxa"/>
            <w:tcBorders>
              <w:top w:val="nil"/>
              <w:left w:val="nil"/>
              <w:bottom w:val="single" w:sz="4" w:space="0" w:color="auto"/>
              <w:right w:val="single" w:sz="8" w:space="0" w:color="auto"/>
            </w:tcBorders>
            <w:shd w:val="clear" w:color="auto" w:fill="auto"/>
            <w:vAlign w:val="center"/>
            <w:hideMark/>
          </w:tcPr>
          <w:p w14:paraId="7401F21C" w14:textId="2C1A5EA9"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hAnsi="Ebrima"/>
                <w:color w:val="000000"/>
                <w:sz w:val="20"/>
                <w:szCs w:val="20"/>
              </w:rPr>
              <w:t>57,30%</w:t>
            </w:r>
          </w:p>
        </w:tc>
      </w:tr>
      <w:tr w:rsidR="00D27D36" w:rsidRPr="000A0C82" w14:paraId="7C2C42C5" w14:textId="77777777" w:rsidTr="000A0C82">
        <w:trPr>
          <w:trHeight w:val="276"/>
        </w:trPr>
        <w:tc>
          <w:tcPr>
            <w:tcW w:w="2607" w:type="dxa"/>
            <w:tcBorders>
              <w:top w:val="nil"/>
              <w:left w:val="single" w:sz="8" w:space="0" w:color="auto"/>
              <w:bottom w:val="single" w:sz="4" w:space="0" w:color="auto"/>
              <w:right w:val="single" w:sz="8" w:space="0" w:color="auto"/>
            </w:tcBorders>
            <w:shd w:val="clear" w:color="auto" w:fill="auto"/>
            <w:vAlign w:val="center"/>
            <w:hideMark/>
          </w:tcPr>
          <w:p w14:paraId="104248B3" w14:textId="77777777"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Contribution</w:t>
            </w:r>
          </w:p>
        </w:tc>
        <w:tc>
          <w:tcPr>
            <w:tcW w:w="2840" w:type="dxa"/>
            <w:tcBorders>
              <w:top w:val="nil"/>
              <w:left w:val="nil"/>
              <w:bottom w:val="single" w:sz="4" w:space="0" w:color="auto"/>
              <w:right w:val="single" w:sz="8" w:space="0" w:color="auto"/>
            </w:tcBorders>
            <w:shd w:val="clear" w:color="auto" w:fill="auto"/>
            <w:vAlign w:val="center"/>
            <w:hideMark/>
          </w:tcPr>
          <w:p w14:paraId="59EBA523" w14:textId="77777777"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5,24</w:t>
            </w:r>
          </w:p>
        </w:tc>
        <w:tc>
          <w:tcPr>
            <w:tcW w:w="2883" w:type="dxa"/>
            <w:tcBorders>
              <w:top w:val="nil"/>
              <w:left w:val="nil"/>
              <w:bottom w:val="single" w:sz="4" w:space="0" w:color="auto"/>
              <w:right w:val="single" w:sz="8" w:space="0" w:color="auto"/>
            </w:tcBorders>
            <w:shd w:val="clear" w:color="auto" w:fill="auto"/>
            <w:vAlign w:val="center"/>
            <w:hideMark/>
          </w:tcPr>
          <w:p w14:paraId="402B0CB3" w14:textId="77777777"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8,68</w:t>
            </w:r>
          </w:p>
        </w:tc>
        <w:tc>
          <w:tcPr>
            <w:tcW w:w="1420" w:type="dxa"/>
            <w:tcBorders>
              <w:top w:val="nil"/>
              <w:left w:val="nil"/>
              <w:bottom w:val="single" w:sz="4" w:space="0" w:color="auto"/>
              <w:right w:val="single" w:sz="8" w:space="0" w:color="auto"/>
            </w:tcBorders>
            <w:shd w:val="clear" w:color="auto" w:fill="auto"/>
            <w:vAlign w:val="center"/>
            <w:hideMark/>
          </w:tcPr>
          <w:p w14:paraId="4E9318D3" w14:textId="421851AD"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hAnsi="Ebrima"/>
                <w:color w:val="000000"/>
                <w:sz w:val="20"/>
                <w:szCs w:val="20"/>
              </w:rPr>
              <w:t>65,65%</w:t>
            </w:r>
          </w:p>
        </w:tc>
      </w:tr>
      <w:tr w:rsidR="00D27D36" w:rsidRPr="000A0C82" w14:paraId="4195C73B" w14:textId="77777777" w:rsidTr="00007A66">
        <w:trPr>
          <w:trHeight w:val="415"/>
        </w:trPr>
        <w:tc>
          <w:tcPr>
            <w:tcW w:w="2607" w:type="dxa"/>
            <w:tcBorders>
              <w:top w:val="nil"/>
              <w:left w:val="single" w:sz="8" w:space="0" w:color="auto"/>
              <w:bottom w:val="nil"/>
              <w:right w:val="single" w:sz="8" w:space="0" w:color="auto"/>
            </w:tcBorders>
            <w:shd w:val="clear" w:color="auto" w:fill="auto"/>
            <w:vAlign w:val="center"/>
            <w:hideMark/>
          </w:tcPr>
          <w:p w14:paraId="490A83E4" w14:textId="77777777"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Structures de gestion</w:t>
            </w:r>
          </w:p>
        </w:tc>
        <w:tc>
          <w:tcPr>
            <w:tcW w:w="2840" w:type="dxa"/>
            <w:tcBorders>
              <w:top w:val="nil"/>
              <w:left w:val="nil"/>
              <w:bottom w:val="single" w:sz="8" w:space="0" w:color="auto"/>
              <w:right w:val="single" w:sz="8" w:space="0" w:color="auto"/>
            </w:tcBorders>
            <w:shd w:val="clear" w:color="auto" w:fill="auto"/>
            <w:vAlign w:val="center"/>
            <w:hideMark/>
          </w:tcPr>
          <w:p w14:paraId="33729347" w14:textId="77777777"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38,44</w:t>
            </w:r>
          </w:p>
        </w:tc>
        <w:tc>
          <w:tcPr>
            <w:tcW w:w="2883" w:type="dxa"/>
            <w:tcBorders>
              <w:top w:val="nil"/>
              <w:left w:val="nil"/>
              <w:bottom w:val="single" w:sz="8" w:space="0" w:color="auto"/>
              <w:right w:val="single" w:sz="8" w:space="0" w:color="auto"/>
            </w:tcBorders>
            <w:shd w:val="clear" w:color="auto" w:fill="auto"/>
            <w:vAlign w:val="center"/>
            <w:hideMark/>
          </w:tcPr>
          <w:p w14:paraId="4D88CF47" w14:textId="77777777"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60,77</w:t>
            </w:r>
          </w:p>
        </w:tc>
        <w:tc>
          <w:tcPr>
            <w:tcW w:w="1420" w:type="dxa"/>
            <w:tcBorders>
              <w:top w:val="nil"/>
              <w:left w:val="nil"/>
              <w:bottom w:val="single" w:sz="8" w:space="0" w:color="auto"/>
              <w:right w:val="single" w:sz="8" w:space="0" w:color="auto"/>
            </w:tcBorders>
            <w:shd w:val="clear" w:color="auto" w:fill="auto"/>
            <w:vAlign w:val="center"/>
            <w:hideMark/>
          </w:tcPr>
          <w:p w14:paraId="1484B162" w14:textId="79BDBC7A" w:rsidR="00D27D36" w:rsidRPr="000A0C82"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hAnsi="Ebrima"/>
                <w:color w:val="000000"/>
                <w:sz w:val="20"/>
                <w:szCs w:val="20"/>
              </w:rPr>
              <w:t>58,09%</w:t>
            </w:r>
          </w:p>
        </w:tc>
      </w:tr>
      <w:tr w:rsidR="00D27D36" w:rsidRPr="003E6217" w14:paraId="2745699D" w14:textId="77777777" w:rsidTr="00A5445A">
        <w:trPr>
          <w:trHeight w:val="415"/>
        </w:trPr>
        <w:tc>
          <w:tcPr>
            <w:tcW w:w="260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A08F8FA" w14:textId="77777777" w:rsidR="00D27D36" w:rsidRPr="003E6217"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TOTAL</w:t>
            </w:r>
          </w:p>
        </w:tc>
        <w:tc>
          <w:tcPr>
            <w:tcW w:w="2840" w:type="dxa"/>
            <w:tcBorders>
              <w:top w:val="nil"/>
              <w:left w:val="nil"/>
              <w:bottom w:val="single" w:sz="8" w:space="0" w:color="auto"/>
              <w:right w:val="single" w:sz="8" w:space="0" w:color="auto"/>
            </w:tcBorders>
            <w:shd w:val="clear" w:color="auto" w:fill="auto"/>
            <w:vAlign w:val="center"/>
            <w:hideMark/>
          </w:tcPr>
          <w:p w14:paraId="354460CB" w14:textId="77777777" w:rsidR="00D27D36" w:rsidRPr="003E6217"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49,75</w:t>
            </w:r>
          </w:p>
        </w:tc>
        <w:tc>
          <w:tcPr>
            <w:tcW w:w="2883" w:type="dxa"/>
            <w:tcBorders>
              <w:top w:val="nil"/>
              <w:left w:val="nil"/>
              <w:bottom w:val="single" w:sz="8" w:space="0" w:color="auto"/>
              <w:right w:val="single" w:sz="8" w:space="0" w:color="auto"/>
            </w:tcBorders>
            <w:shd w:val="clear" w:color="auto" w:fill="auto"/>
            <w:vAlign w:val="center"/>
            <w:hideMark/>
          </w:tcPr>
          <w:p w14:paraId="1B421AA6" w14:textId="77777777" w:rsidR="00D27D36" w:rsidRPr="003E6217"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79,15</w:t>
            </w:r>
          </w:p>
        </w:tc>
        <w:tc>
          <w:tcPr>
            <w:tcW w:w="1420" w:type="dxa"/>
            <w:tcBorders>
              <w:top w:val="nil"/>
              <w:left w:val="nil"/>
              <w:bottom w:val="single" w:sz="8" w:space="0" w:color="auto"/>
              <w:right w:val="single" w:sz="8" w:space="0" w:color="auto"/>
            </w:tcBorders>
            <w:shd w:val="clear" w:color="auto" w:fill="auto"/>
            <w:vAlign w:val="center"/>
            <w:hideMark/>
          </w:tcPr>
          <w:p w14:paraId="5205100B" w14:textId="1198E19A" w:rsidR="00D27D36" w:rsidRPr="003E6217" w:rsidRDefault="00D27D36" w:rsidP="00D27D3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hAnsi="Ebrima"/>
                <w:b/>
                <w:bCs/>
                <w:color w:val="000000"/>
                <w:sz w:val="20"/>
                <w:szCs w:val="20"/>
                <w:rPrChange w:id="320" w:author="Martin Kokora" w:date="2026-08-12T10:16:00Z">
                  <w:rPr>
                    <w:rFonts w:ascii="Ebrima" w:hAnsi="Ebrima"/>
                    <w:color w:val="000000"/>
                    <w:sz w:val="20"/>
                    <w:szCs w:val="20"/>
                  </w:rPr>
                </w:rPrChange>
              </w:rPr>
              <w:t>59,10%</w:t>
            </w:r>
          </w:p>
        </w:tc>
      </w:tr>
    </w:tbl>
    <w:p w14:paraId="693A66AC" w14:textId="0688EC64" w:rsidR="005C1A76" w:rsidRPr="000A0C82" w:rsidRDefault="005C1A76" w:rsidP="005C1A76">
      <w:pPr>
        <w:shd w:val="clear" w:color="auto" w:fill="FFFFFF"/>
        <w:tabs>
          <w:tab w:val="left" w:pos="360"/>
        </w:tabs>
        <w:rPr>
          <w:rFonts w:ascii="Ebrima" w:hAnsi="Ebrima" w:cs="Tahoma"/>
          <w:i/>
          <w:u w:val="single"/>
          <w:lang w:val="fr-FR"/>
        </w:rPr>
      </w:pPr>
      <w:r>
        <w:rPr>
          <w:rFonts w:ascii="Ebrima" w:hAnsi="Ebrima" w:cs="Tahoma"/>
          <w:i/>
          <w:lang w:val="fr-FR"/>
        </w:rPr>
        <w:t>Source :</w:t>
      </w:r>
      <w:r>
        <w:rPr>
          <w:rFonts w:ascii="Ebrima" w:hAnsi="Ebrima" w:cs="Tahoma"/>
          <w:i/>
          <w:u w:val="single"/>
          <w:lang w:val="fr-FR"/>
        </w:rPr>
        <w:t xml:space="preserve"> Le Conseil du Café-Cacao</w:t>
      </w:r>
    </w:p>
    <w:p w14:paraId="3F95D83D" w14:textId="77777777" w:rsidR="00A53352" w:rsidRPr="000A0C82" w:rsidRDefault="00A53352" w:rsidP="005C1A76">
      <w:pPr>
        <w:shd w:val="clear" w:color="auto" w:fill="FFFFFF"/>
        <w:tabs>
          <w:tab w:val="left" w:pos="360"/>
        </w:tabs>
        <w:rPr>
          <w:rFonts w:ascii="Ebrima" w:hAnsi="Ebrima"/>
          <w:i/>
          <w:u w:val="single"/>
          <w:lang w:val="fr-FR"/>
        </w:rPr>
      </w:pPr>
    </w:p>
    <w:p w14:paraId="72956999" w14:textId="77777777" w:rsidR="005C1A76" w:rsidRPr="000A0C82" w:rsidRDefault="005C1A76" w:rsidP="005C1A76">
      <w:pPr>
        <w:pStyle w:val="Titre2"/>
        <w:numPr>
          <w:ilvl w:val="1"/>
          <w:numId w:val="12"/>
        </w:numPr>
        <w:spacing w:before="0"/>
        <w:rPr>
          <w:rStyle w:val="Aucun"/>
          <w:rFonts w:ascii="Ebrima" w:hAnsi="Ebrima" w:cs="Courier New"/>
          <w:caps/>
          <w:color w:val="auto"/>
          <w:sz w:val="24"/>
          <w:szCs w:val="24"/>
          <w:u w:color="000000"/>
        </w:rPr>
      </w:pPr>
      <w:r>
        <w:rPr>
          <w:rStyle w:val="Aucun"/>
          <w:rFonts w:ascii="Ebrima" w:hAnsi="Ebrima" w:cs="Courier New"/>
          <w:caps/>
          <w:color w:val="auto"/>
          <w:sz w:val="24"/>
          <w:szCs w:val="24"/>
          <w:u w:color="000000"/>
        </w:rPr>
        <w:t>PrÉlÈvementS des redevances au titre des investissements</w:t>
      </w:r>
    </w:p>
    <w:p w14:paraId="6900F509" w14:textId="77777777" w:rsidR="005C1A76" w:rsidRPr="002C7500" w:rsidRDefault="005C1A76" w:rsidP="005C1A76">
      <w:pPr>
        <w:pStyle w:val="Corps"/>
        <w:jc w:val="both"/>
        <w:rPr>
          <w:rStyle w:val="Aucun"/>
          <w:rFonts w:ascii="Ebrima" w:hAnsi="Ebrima" w:cs="Courier New"/>
          <w:color w:val="auto"/>
          <w:sz w:val="6"/>
          <w:szCs w:val="6"/>
        </w:rPr>
      </w:pPr>
    </w:p>
    <w:p w14:paraId="34D80F0A" w14:textId="43E270CA" w:rsidR="00BC7084" w:rsidRPr="000A0C82" w:rsidRDefault="005C1A76" w:rsidP="005C1A76">
      <w:pPr>
        <w:tabs>
          <w:tab w:val="left" w:pos="360"/>
        </w:tabs>
        <w:jc w:val="both"/>
        <w:rPr>
          <w:rFonts w:ascii="Ebrima" w:hAnsi="Ebrima" w:cs="Tahoma"/>
          <w:lang w:val="fr-FR"/>
        </w:rPr>
      </w:pPr>
      <w:r>
        <w:rPr>
          <w:rFonts w:ascii="Ebrima" w:hAnsi="Ebrima" w:cs="Tahoma"/>
          <w:lang w:val="fr-FR"/>
        </w:rPr>
        <w:t xml:space="preserve">Les redevances prélevées au titre des investissements sur la période allant d’octobre 2025 à juin 2026 s’élèvent à 61,75 milliards de FCFA contre 37,88 milliards de FCFA sur la même période de la campagne 2024-2025, soit une hausse de 63,01 %. Par type de prélèvements, la situation détaillée est présentée dans le tableau 7, ci-dessous.</w:t>
      </w:r>
    </w:p>
    <w:p w14:paraId="7C9FCB9E" w14:textId="44CCCF1A" w:rsidR="00BC7084" w:rsidDel="003E61D1" w:rsidRDefault="00BC7084" w:rsidP="005C1A76">
      <w:pPr>
        <w:tabs>
          <w:tab w:val="left" w:pos="360"/>
        </w:tabs>
        <w:jc w:val="both"/>
        <w:rPr>
          <w:del w:id="321" w:author="MANOU" w:date="2026-08-18T16:57:00Z"/>
          <w:rFonts w:ascii="Ebrima" w:hAnsi="Ebrima" w:cs="Tahoma"/>
          <w:lang w:val="fr-FR"/>
        </w:rPr>
      </w:pPr>
    </w:p>
    <w:p w14:paraId="4A26108D" w14:textId="1C1040F6" w:rsidR="002C7500" w:rsidDel="003E61D1" w:rsidRDefault="002C7500" w:rsidP="005C1A76">
      <w:pPr>
        <w:tabs>
          <w:tab w:val="left" w:pos="360"/>
        </w:tabs>
        <w:jc w:val="both"/>
        <w:rPr>
          <w:del w:id="322" w:author="MANOU" w:date="2026-08-18T16:57:00Z"/>
          <w:rFonts w:ascii="Ebrima" w:hAnsi="Ebrima" w:cs="Tahoma"/>
          <w:lang w:val="fr-FR"/>
        </w:rPr>
      </w:pPr>
    </w:p>
    <w:p w14:paraId="468971E3" w14:textId="3698E8F4" w:rsidR="002C7500" w:rsidDel="003E61D1" w:rsidRDefault="002C7500" w:rsidP="005C1A76">
      <w:pPr>
        <w:tabs>
          <w:tab w:val="left" w:pos="360"/>
        </w:tabs>
        <w:jc w:val="both"/>
        <w:rPr>
          <w:del w:id="323" w:author="MANOU" w:date="2026-08-18T16:57:00Z"/>
          <w:rFonts w:ascii="Ebrima" w:hAnsi="Ebrima" w:cs="Tahoma"/>
          <w:lang w:val="fr-FR"/>
        </w:rPr>
      </w:pPr>
    </w:p>
    <w:p w14:paraId="170B5C4C" w14:textId="232D9E8D" w:rsidR="002C7500" w:rsidDel="003E61D1" w:rsidRDefault="002C7500" w:rsidP="005C1A76">
      <w:pPr>
        <w:tabs>
          <w:tab w:val="left" w:pos="360"/>
        </w:tabs>
        <w:jc w:val="both"/>
        <w:rPr>
          <w:del w:id="324" w:author="MANOU" w:date="2026-08-18T16:57:00Z"/>
          <w:rFonts w:ascii="Ebrima" w:hAnsi="Ebrima" w:cs="Tahoma"/>
          <w:lang w:val="fr-FR"/>
        </w:rPr>
      </w:pPr>
    </w:p>
    <w:p w14:paraId="28D4A957" w14:textId="28284CC2" w:rsidR="002C7500" w:rsidDel="003E61D1" w:rsidRDefault="002C7500" w:rsidP="005C1A76">
      <w:pPr>
        <w:tabs>
          <w:tab w:val="left" w:pos="360"/>
        </w:tabs>
        <w:jc w:val="both"/>
        <w:rPr>
          <w:del w:id="325" w:author="MANOU" w:date="2026-08-18T16:57:00Z"/>
          <w:rFonts w:ascii="Ebrima" w:hAnsi="Ebrima" w:cs="Tahoma"/>
          <w:lang w:val="fr-FR"/>
        </w:rPr>
      </w:pPr>
    </w:p>
    <w:p w14:paraId="71F7EEF4" w14:textId="2D157788" w:rsidR="002C7500" w:rsidDel="003E61D1" w:rsidRDefault="002C7500" w:rsidP="005C1A76">
      <w:pPr>
        <w:tabs>
          <w:tab w:val="left" w:pos="360"/>
        </w:tabs>
        <w:jc w:val="both"/>
        <w:rPr>
          <w:del w:id="326" w:author="MANOU" w:date="2026-08-18T16:57:00Z"/>
          <w:rFonts w:ascii="Ebrima" w:hAnsi="Ebrima" w:cs="Tahoma"/>
          <w:lang w:val="fr-FR"/>
        </w:rPr>
      </w:pPr>
    </w:p>
    <w:p w14:paraId="6F3F1191" w14:textId="2B977A11" w:rsidR="002C7500" w:rsidDel="003E61D1" w:rsidRDefault="002C7500" w:rsidP="005C1A76">
      <w:pPr>
        <w:tabs>
          <w:tab w:val="left" w:pos="360"/>
        </w:tabs>
        <w:jc w:val="both"/>
        <w:rPr>
          <w:del w:id="327" w:author="MANOU" w:date="2026-08-18T16:57:00Z"/>
          <w:rFonts w:ascii="Ebrima" w:hAnsi="Ebrima" w:cs="Tahoma"/>
          <w:lang w:val="fr-FR"/>
        </w:rPr>
      </w:pPr>
    </w:p>
    <w:p w14:paraId="32ADB4C3" w14:textId="77777777" w:rsidR="002C7500" w:rsidDel="003E61D1" w:rsidRDefault="002C7500" w:rsidP="005C1A76">
      <w:pPr>
        <w:tabs>
          <w:tab w:val="left" w:pos="360"/>
        </w:tabs>
        <w:jc w:val="both"/>
        <w:rPr>
          <w:del w:id="328" w:author="MANOU" w:date="2026-08-18T16:57:00Z"/>
          <w:rFonts w:ascii="Ebrima" w:hAnsi="Ebrima" w:cs="Tahoma"/>
          <w:lang w:val="fr-FR"/>
        </w:rPr>
      </w:pPr>
    </w:p>
    <w:p w14:paraId="0CF45C4A" w14:textId="77777777" w:rsidR="002C7500" w:rsidRPr="000A0C82" w:rsidRDefault="002C7500" w:rsidP="005C1A76">
      <w:pPr>
        <w:tabs>
          <w:tab w:val="left" w:pos="360"/>
        </w:tabs>
        <w:jc w:val="both"/>
        <w:rPr>
          <w:rFonts w:ascii="Ebrima" w:hAnsi="Ebrima" w:cs="Tahoma"/>
          <w:lang w:val="fr-FR"/>
        </w:rPr>
      </w:pPr>
    </w:p>
    <w:p w14:paraId="60BF14CF" w14:textId="66498969" w:rsidR="005C1A76" w:rsidRPr="000A0C82" w:rsidRDefault="005C1A76" w:rsidP="005C1A76">
      <w:pPr>
        <w:pStyle w:val="Corps"/>
        <w:tabs>
          <w:tab w:val="left" w:pos="360"/>
        </w:tabs>
        <w:jc w:val="both"/>
        <w:rPr>
          <w:rStyle w:val="Aucun"/>
          <w:rFonts w:ascii="Ebrima" w:hAnsi="Ebrima"/>
          <w:b/>
          <w:bCs/>
          <w:color w:val="auto"/>
        </w:rPr>
      </w:pPr>
      <w:r>
        <w:rPr>
          <w:rStyle w:val="Aucun"/>
          <w:rFonts w:ascii="Ebrima" w:hAnsi="Ebrima"/>
          <w:b/>
          <w:bCs/>
          <w:color w:val="auto"/>
          <w:u w:val="single"/>
        </w:rPr>
        <w:t>Tableau 7</w:t>
      </w:r>
      <w:r>
        <w:rPr>
          <w:rStyle w:val="Aucun"/>
          <w:rFonts w:ascii="Ebrima" w:hAnsi="Ebrima"/>
          <w:b/>
          <w:bCs/>
          <w:color w:val="auto"/>
        </w:rPr>
        <w:t xml:space="preserve"> : Redevances au titre des investissements à fin juin 2026</w:t>
      </w:r>
    </w:p>
    <w:p w14:paraId="1D8E26B7" w14:textId="3BDF1F45" w:rsidR="005C1A76" w:rsidRPr="000A0C82" w:rsidRDefault="005C1A76" w:rsidP="005C1A76">
      <w:pPr>
        <w:pStyle w:val="Corps"/>
        <w:tabs>
          <w:tab w:val="left" w:pos="360"/>
        </w:tabs>
        <w:jc w:val="both"/>
        <w:rPr>
          <w:rStyle w:val="Aucun"/>
          <w:rFonts w:ascii="Ebrima" w:hAnsi="Ebrima"/>
          <w:b/>
          <w:bCs/>
          <w:color w:val="auto"/>
        </w:rPr>
      </w:pPr>
      <w:r>
        <w:rPr>
          <w:rStyle w:val="Aucun"/>
          <w:rFonts w:ascii="Ebrima" w:hAnsi="Ebrima"/>
          <w:b/>
          <w:bCs/>
          <w:color w:val="auto"/>
        </w:rPr>
        <w:t xml:space="preserve">                    (en milliards de FCFA)</w:t>
      </w:r>
    </w:p>
    <w:p w14:paraId="79BF6883" w14:textId="77777777" w:rsidR="006036CE" w:rsidRPr="000A0C82" w:rsidRDefault="006036CE" w:rsidP="005C1A76">
      <w:pPr>
        <w:pStyle w:val="Corps"/>
        <w:tabs>
          <w:tab w:val="left" w:pos="360"/>
        </w:tabs>
        <w:jc w:val="both"/>
        <w:rPr>
          <w:rStyle w:val="Aucun"/>
          <w:rFonts w:ascii="Ebrima" w:hAnsi="Ebrima"/>
          <w:b/>
          <w:bCs/>
          <w:color w:val="auto"/>
          <w:sz w:val="10"/>
          <w:szCs w:val="10"/>
        </w:rPr>
      </w:pPr>
    </w:p>
    <w:tbl>
      <w:tblPr>
        <w:tblW w:w="9913" w:type="dxa"/>
        <w:tblCellMar>
          <w:left w:w="70" w:type="dxa"/>
          <w:right w:w="70" w:type="dxa"/>
        </w:tblCellMar>
        <w:tblLook w:val="04A0" w:firstRow="1" w:lastRow="0" w:firstColumn="1" w:lastColumn="0" w:noHBand="0" w:noVBand="1"/>
      </w:tblPr>
      <w:tblGrid>
        <w:gridCol w:w="3818"/>
        <w:gridCol w:w="1984"/>
        <w:gridCol w:w="2126"/>
        <w:gridCol w:w="1985"/>
      </w:tblGrid>
      <w:tr w:rsidR="006A1ED1" w:rsidRPr="003F5EC5" w14:paraId="2CDB34C2" w14:textId="77777777" w:rsidTr="00BC7084">
        <w:trPr>
          <w:trHeight w:val="521"/>
        </w:trPr>
        <w:tc>
          <w:tcPr>
            <w:tcW w:w="381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44F367F" w14:textId="77777777" w:rsidR="006036CE" w:rsidRPr="000A0C82" w:rsidRDefault="006036CE" w:rsidP="006036CE">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RUBRIQUES</w:t>
            </w:r>
          </w:p>
        </w:tc>
        <w:tc>
          <w:tcPr>
            <w:tcW w:w="1984" w:type="dxa"/>
            <w:tcBorders>
              <w:top w:val="single" w:sz="8" w:space="0" w:color="auto"/>
              <w:left w:val="nil"/>
              <w:bottom w:val="single" w:sz="8" w:space="0" w:color="auto"/>
              <w:right w:val="single" w:sz="8" w:space="0" w:color="auto"/>
            </w:tcBorders>
            <w:shd w:val="clear" w:color="auto" w:fill="auto"/>
            <w:vAlign w:val="center"/>
            <w:hideMark/>
          </w:tcPr>
          <w:p w14:paraId="2DEA71AA" w14:textId="77777777" w:rsidR="006036CE" w:rsidRPr="000A0C82" w:rsidRDefault="006036CE" w:rsidP="006036C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CAMPAGNE 2024/2025</w:t>
            </w:r>
          </w:p>
        </w:tc>
        <w:tc>
          <w:tcPr>
            <w:tcW w:w="2126" w:type="dxa"/>
            <w:tcBorders>
              <w:top w:val="single" w:sz="8" w:space="0" w:color="auto"/>
              <w:left w:val="nil"/>
              <w:bottom w:val="single" w:sz="8" w:space="0" w:color="auto"/>
              <w:right w:val="single" w:sz="8" w:space="0" w:color="auto"/>
            </w:tcBorders>
            <w:shd w:val="clear" w:color="auto" w:fill="auto"/>
            <w:vAlign w:val="center"/>
            <w:hideMark/>
          </w:tcPr>
          <w:p w14:paraId="16176432" w14:textId="77777777" w:rsidR="006036CE" w:rsidRPr="000A0C82" w:rsidRDefault="006036CE" w:rsidP="006036C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CAMPAGNE 2025/2026</w:t>
            </w:r>
          </w:p>
        </w:tc>
        <w:tc>
          <w:tcPr>
            <w:tcW w:w="198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A6B990D" w14:textId="77777777" w:rsidR="006036CE" w:rsidRPr="000A0C82" w:rsidRDefault="006036CE" w:rsidP="006036C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 xml:space="preserve">Variation (c=b/a-1) </w:t>
              <w:br/>
              <w:t xml:space="preserve">en (%) </w:t>
            </w:r>
          </w:p>
        </w:tc>
      </w:tr>
      <w:tr w:rsidR="006A1ED1" w:rsidRPr="000A0C82" w14:paraId="2F612728" w14:textId="77777777" w:rsidTr="00BC7084">
        <w:trPr>
          <w:trHeight w:val="441"/>
        </w:trPr>
        <w:tc>
          <w:tcPr>
            <w:tcW w:w="3818" w:type="dxa"/>
            <w:vMerge/>
            <w:tcBorders>
              <w:top w:val="single" w:sz="8" w:space="0" w:color="auto"/>
              <w:left w:val="single" w:sz="8" w:space="0" w:color="auto"/>
              <w:bottom w:val="single" w:sz="8" w:space="0" w:color="000000"/>
              <w:right w:val="single" w:sz="8" w:space="0" w:color="auto"/>
            </w:tcBorders>
            <w:vAlign w:val="center"/>
            <w:hideMark/>
          </w:tcPr>
          <w:p w14:paraId="7083B052" w14:textId="77777777" w:rsidR="006036CE" w:rsidRPr="000A0C82" w:rsidRDefault="006036CE" w:rsidP="006036CE">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p>
        </w:tc>
        <w:tc>
          <w:tcPr>
            <w:tcW w:w="1984" w:type="dxa"/>
            <w:tcBorders>
              <w:top w:val="nil"/>
              <w:left w:val="nil"/>
              <w:bottom w:val="single" w:sz="8" w:space="0" w:color="auto"/>
              <w:right w:val="single" w:sz="8" w:space="0" w:color="auto"/>
            </w:tcBorders>
            <w:shd w:val="clear" w:color="auto" w:fill="auto"/>
            <w:vAlign w:val="center"/>
            <w:hideMark/>
          </w:tcPr>
          <w:p w14:paraId="07101C53" w14:textId="77777777" w:rsidR="006036CE" w:rsidRPr="000A0C82" w:rsidRDefault="006036CE" w:rsidP="006036C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oct. 2024- juin 2025 (a)</w:t>
            </w:r>
          </w:p>
        </w:tc>
        <w:tc>
          <w:tcPr>
            <w:tcW w:w="2126" w:type="dxa"/>
            <w:tcBorders>
              <w:top w:val="nil"/>
              <w:left w:val="nil"/>
              <w:bottom w:val="single" w:sz="8" w:space="0" w:color="auto"/>
              <w:right w:val="single" w:sz="8" w:space="0" w:color="auto"/>
            </w:tcBorders>
            <w:shd w:val="clear" w:color="auto" w:fill="auto"/>
            <w:vAlign w:val="center"/>
            <w:hideMark/>
          </w:tcPr>
          <w:p w14:paraId="101B4A3D" w14:textId="77777777" w:rsidR="006036CE" w:rsidRPr="000A0C82" w:rsidRDefault="006036CE" w:rsidP="006036C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oct. 2025- juin 2026 (b)</w:t>
            </w:r>
          </w:p>
        </w:tc>
        <w:tc>
          <w:tcPr>
            <w:tcW w:w="1985" w:type="dxa"/>
            <w:vMerge/>
            <w:tcBorders>
              <w:top w:val="single" w:sz="8" w:space="0" w:color="auto"/>
              <w:left w:val="single" w:sz="8" w:space="0" w:color="auto"/>
              <w:bottom w:val="single" w:sz="8" w:space="0" w:color="000000"/>
              <w:right w:val="single" w:sz="8" w:space="0" w:color="auto"/>
            </w:tcBorders>
            <w:vAlign w:val="center"/>
            <w:hideMark/>
          </w:tcPr>
          <w:p w14:paraId="01FBAE7A" w14:textId="77777777" w:rsidR="006036CE" w:rsidRPr="000A0C82" w:rsidRDefault="006036CE" w:rsidP="006036CE">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p>
        </w:tc>
      </w:tr>
      <w:tr w:rsidR="00BC3277" w:rsidRPr="000A0C82" w14:paraId="6BD19091" w14:textId="77777777" w:rsidTr="002C7500">
        <w:trPr>
          <w:trHeight w:val="94"/>
        </w:trPr>
        <w:tc>
          <w:tcPr>
            <w:tcW w:w="3818" w:type="dxa"/>
            <w:tcBorders>
              <w:top w:val="nil"/>
              <w:left w:val="single" w:sz="8" w:space="0" w:color="auto"/>
              <w:bottom w:val="single" w:sz="4" w:space="0" w:color="auto"/>
              <w:right w:val="single" w:sz="8" w:space="0" w:color="auto"/>
            </w:tcBorders>
            <w:shd w:val="clear" w:color="auto" w:fill="auto"/>
            <w:vAlign w:val="center"/>
            <w:hideMark/>
          </w:tcPr>
          <w:p w14:paraId="61225584" w14:textId="77777777" w:rsidR="00BC3277" w:rsidRPr="000A0C82"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FIMR</w:t>
            </w:r>
          </w:p>
        </w:tc>
        <w:tc>
          <w:tcPr>
            <w:tcW w:w="1984" w:type="dxa"/>
            <w:tcBorders>
              <w:top w:val="nil"/>
              <w:left w:val="nil"/>
              <w:bottom w:val="single" w:sz="4" w:space="0" w:color="auto"/>
              <w:right w:val="single" w:sz="8" w:space="0" w:color="auto"/>
            </w:tcBorders>
            <w:shd w:val="clear" w:color="auto" w:fill="auto"/>
            <w:noWrap/>
            <w:vAlign w:val="center"/>
            <w:hideMark/>
          </w:tcPr>
          <w:p w14:paraId="7D378855" w14:textId="686F85E6"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29" w:author="Martin Kokora" w:date="2026-08-12T10:22:00Z">
              <w:r>
                <w:rPr>
                  <w:rFonts w:ascii="Ebrima" w:hAnsi="Ebrima"/>
                  <w:color w:val="000000"/>
                  <w:sz w:val="20"/>
                  <w:szCs w:val="20"/>
                </w:rPr>
                <w:t>14,25</w:t>
              </w:r>
            </w:ins>
            <w:del w:id="330" w:author="Martin Kokora" w:date="2026-08-12T10:22:00Z">
              <w:r>
                <w:rPr>
                  <w:rFonts w:ascii="Ebrima" w:eastAsia="Times New Roman" w:hAnsi="Ebrima"/>
                  <w:sz w:val="20"/>
                  <w:szCs w:val="20"/>
                  <w:bdr w:val="none" w:sz="0" w:space="0" w:color="auto"/>
                  <w:lang w:val="fr-CI" w:eastAsia="fr-CI"/>
                </w:rPr>
                <w:delText>14,25</w:delText>
              </w:r>
            </w:del>
          </w:p>
        </w:tc>
        <w:tc>
          <w:tcPr>
            <w:tcW w:w="2126" w:type="dxa"/>
            <w:tcBorders>
              <w:top w:val="nil"/>
              <w:left w:val="nil"/>
              <w:bottom w:val="single" w:sz="4" w:space="0" w:color="auto"/>
              <w:right w:val="single" w:sz="8" w:space="0" w:color="auto"/>
            </w:tcBorders>
            <w:shd w:val="clear" w:color="auto" w:fill="auto"/>
            <w:noWrap/>
            <w:vAlign w:val="center"/>
            <w:hideMark/>
          </w:tcPr>
          <w:p w14:paraId="56762DD9" w14:textId="151D9FCF"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31" w:author="Martin Kokora" w:date="2026-08-12T10:22:00Z">
              <w:r>
                <w:rPr>
                  <w:rFonts w:ascii="Ebrima" w:hAnsi="Ebrima"/>
                  <w:color w:val="000000"/>
                  <w:sz w:val="20"/>
                  <w:szCs w:val="20"/>
                </w:rPr>
                <w:t>23,35</w:t>
              </w:r>
            </w:ins>
            <w:del w:id="332" w:author="Martin Kokora" w:date="2026-08-12T10:22:00Z">
              <w:r>
                <w:rPr>
                  <w:rFonts w:ascii="Ebrima" w:eastAsia="Times New Roman" w:hAnsi="Ebrima"/>
                  <w:sz w:val="20"/>
                  <w:szCs w:val="20"/>
                  <w:bdr w:val="none" w:sz="0" w:space="0" w:color="auto"/>
                  <w:lang w:val="fr-CI" w:eastAsia="fr-CI"/>
                </w:rPr>
                <w:delText>23,35</w:delText>
              </w:r>
            </w:del>
          </w:p>
        </w:tc>
        <w:tc>
          <w:tcPr>
            <w:tcW w:w="1985" w:type="dxa"/>
            <w:tcBorders>
              <w:top w:val="nil"/>
              <w:left w:val="nil"/>
              <w:bottom w:val="single" w:sz="4" w:space="0" w:color="auto"/>
              <w:right w:val="single" w:sz="8" w:space="0" w:color="auto"/>
            </w:tcBorders>
            <w:shd w:val="clear" w:color="auto" w:fill="auto"/>
            <w:noWrap/>
            <w:vAlign w:val="center"/>
            <w:hideMark/>
          </w:tcPr>
          <w:p w14:paraId="0EC9B92C" w14:textId="0CCF1892"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33" w:author="Martin Kokora" w:date="2026-08-12T10:22:00Z">
              <w:r>
                <w:rPr>
                  <w:rFonts w:ascii="Ebrima" w:hAnsi="Ebrima"/>
                  <w:color w:val="000000"/>
                  <w:sz w:val="20"/>
                  <w:szCs w:val="20"/>
                </w:rPr>
                <w:t>63,86%</w:t>
              </w:r>
            </w:ins>
            <w:del w:id="334" w:author="Martin Kokora" w:date="2026-08-12T10:22:00Z">
              <w:r>
                <w:rPr>
                  <w:rFonts w:ascii="Ebrima" w:hAnsi="Ebrima"/>
                  <w:color w:val="000000"/>
                  <w:sz w:val="20"/>
                  <w:szCs w:val="20"/>
                  <w:rPrChange w:id="335" w:author="Martin Kokora" w:date="2026-08-12T10:22:00Z">
                    <w:rPr>
                      <w:rFonts w:ascii="Ebrima" w:hAnsi="Ebrima"/>
                      <w:color w:val="000000"/>
                      <w:sz w:val="22"/>
                      <w:szCs w:val="22"/>
                    </w:rPr>
                  </w:rPrChange>
                </w:rPr>
                <w:delText>63,86%</w:delText>
              </w:r>
            </w:del>
          </w:p>
        </w:tc>
      </w:tr>
      <w:tr w:rsidR="00BC3277" w:rsidRPr="000A0C82" w14:paraId="170DA35B" w14:textId="77777777" w:rsidTr="002C7500">
        <w:trPr>
          <w:trHeight w:val="369"/>
        </w:trPr>
        <w:tc>
          <w:tcPr>
            <w:tcW w:w="3818" w:type="dxa"/>
            <w:tcBorders>
              <w:top w:val="nil"/>
              <w:left w:val="single" w:sz="8" w:space="0" w:color="auto"/>
              <w:bottom w:val="dotted" w:sz="4" w:space="0" w:color="auto"/>
              <w:right w:val="single" w:sz="8" w:space="0" w:color="auto"/>
            </w:tcBorders>
            <w:shd w:val="clear" w:color="000000" w:fill="FFFFFF"/>
            <w:vAlign w:val="center"/>
            <w:hideMark/>
          </w:tcPr>
          <w:p w14:paraId="1604AC59" w14:textId="77777777" w:rsidR="00BC3277" w:rsidRPr="000A0C82"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Diversification Agricole</w:t>
            </w:r>
          </w:p>
        </w:tc>
        <w:tc>
          <w:tcPr>
            <w:tcW w:w="1984" w:type="dxa"/>
            <w:tcBorders>
              <w:top w:val="nil"/>
              <w:left w:val="nil"/>
              <w:bottom w:val="single" w:sz="4" w:space="0" w:color="auto"/>
              <w:right w:val="single" w:sz="8" w:space="0" w:color="auto"/>
            </w:tcBorders>
            <w:shd w:val="clear" w:color="auto" w:fill="auto"/>
            <w:noWrap/>
            <w:vAlign w:val="center"/>
            <w:hideMark/>
          </w:tcPr>
          <w:p w14:paraId="4C549E75" w14:textId="77588ED3"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36" w:author="Martin Kokora" w:date="2026-08-12T10:22:00Z">
              <w:r>
                <w:rPr>
                  <w:rFonts w:ascii="Ebrima" w:hAnsi="Ebrima"/>
                  <w:color w:val="000000"/>
                  <w:sz w:val="20"/>
                  <w:szCs w:val="20"/>
                </w:rPr>
                <w:t>0,37</w:t>
              </w:r>
            </w:ins>
            <w:del w:id="337" w:author="Martin Kokora" w:date="2026-08-12T10:22:00Z">
              <w:r>
                <w:rPr>
                  <w:rFonts w:ascii="Ebrima" w:eastAsia="Times New Roman" w:hAnsi="Ebrima"/>
                  <w:sz w:val="20"/>
                  <w:szCs w:val="20"/>
                  <w:bdr w:val="none" w:sz="0" w:space="0" w:color="auto"/>
                  <w:lang w:val="fr-CI" w:eastAsia="fr-CI"/>
                </w:rPr>
                <w:delText>0,37</w:delText>
              </w:r>
            </w:del>
          </w:p>
        </w:tc>
        <w:tc>
          <w:tcPr>
            <w:tcW w:w="2126" w:type="dxa"/>
            <w:tcBorders>
              <w:top w:val="nil"/>
              <w:left w:val="nil"/>
              <w:bottom w:val="single" w:sz="4" w:space="0" w:color="auto"/>
              <w:right w:val="single" w:sz="8" w:space="0" w:color="auto"/>
            </w:tcBorders>
            <w:shd w:val="clear" w:color="auto" w:fill="auto"/>
            <w:noWrap/>
            <w:vAlign w:val="center"/>
            <w:hideMark/>
          </w:tcPr>
          <w:p w14:paraId="654FDD52" w14:textId="1FDB96D4"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38" w:author="Martin Kokora" w:date="2026-08-12T10:22:00Z">
              <w:r>
                <w:rPr>
                  <w:rFonts w:ascii="Ebrima" w:hAnsi="Ebrima"/>
                  <w:color w:val="000000"/>
                  <w:sz w:val="20"/>
                  <w:szCs w:val="20"/>
                </w:rPr>
                <w:t>0,28</w:t>
              </w:r>
            </w:ins>
            <w:del w:id="339" w:author="Martin Kokora" w:date="2026-08-12T10:22:00Z">
              <w:r>
                <w:rPr>
                  <w:rFonts w:ascii="Ebrima" w:eastAsia="Times New Roman" w:hAnsi="Ebrima"/>
                  <w:sz w:val="20"/>
                  <w:szCs w:val="20"/>
                  <w:bdr w:val="none" w:sz="0" w:space="0" w:color="auto"/>
                  <w:lang w:val="fr-CI" w:eastAsia="fr-CI"/>
                </w:rPr>
                <w:delText>0,28</w:delText>
              </w:r>
            </w:del>
          </w:p>
        </w:tc>
        <w:tc>
          <w:tcPr>
            <w:tcW w:w="1985" w:type="dxa"/>
            <w:tcBorders>
              <w:top w:val="nil"/>
              <w:left w:val="nil"/>
              <w:bottom w:val="single" w:sz="4" w:space="0" w:color="auto"/>
              <w:right w:val="single" w:sz="8" w:space="0" w:color="auto"/>
            </w:tcBorders>
            <w:shd w:val="clear" w:color="auto" w:fill="auto"/>
            <w:noWrap/>
            <w:vAlign w:val="center"/>
            <w:hideMark/>
          </w:tcPr>
          <w:p w14:paraId="43EA856E" w14:textId="1F972D70"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40" w:author="Martin Kokora" w:date="2026-08-12T10:22:00Z">
              <w:r>
                <w:rPr>
                  <w:rFonts w:ascii="Ebrima" w:hAnsi="Ebrima"/>
                  <w:color w:val="000000"/>
                  <w:sz w:val="20"/>
                  <w:szCs w:val="20"/>
                </w:rPr>
                <w:t>-24,32%</w:t>
              </w:r>
            </w:ins>
            <w:del w:id="341" w:author="Martin Kokora" w:date="2026-08-12T10:22:00Z">
              <w:r>
                <w:rPr>
                  <w:rFonts w:ascii="Ebrima" w:hAnsi="Ebrima"/>
                  <w:color w:val="000000"/>
                  <w:sz w:val="20"/>
                  <w:szCs w:val="20"/>
                  <w:rPrChange w:id="342" w:author="Martin Kokora" w:date="2026-08-12T10:22:00Z">
                    <w:rPr>
                      <w:rFonts w:ascii="Ebrima" w:hAnsi="Ebrima"/>
                      <w:color w:val="000000"/>
                      <w:sz w:val="22"/>
                      <w:szCs w:val="22"/>
                    </w:rPr>
                  </w:rPrChange>
                </w:rPr>
                <w:delText>-24,32%</w:delText>
              </w:r>
            </w:del>
          </w:p>
        </w:tc>
      </w:tr>
      <w:tr w:rsidR="00BC3277" w:rsidRPr="000A0C82" w14:paraId="272D235B" w14:textId="77777777" w:rsidTr="002C7500">
        <w:trPr>
          <w:trHeight w:val="267"/>
        </w:trPr>
        <w:tc>
          <w:tcPr>
            <w:tcW w:w="3818" w:type="dxa"/>
            <w:tcBorders>
              <w:top w:val="single" w:sz="4" w:space="0" w:color="auto"/>
              <w:left w:val="single" w:sz="8" w:space="0" w:color="auto"/>
              <w:bottom w:val="nil"/>
              <w:right w:val="single" w:sz="8" w:space="0" w:color="auto"/>
            </w:tcBorders>
            <w:shd w:val="clear" w:color="auto" w:fill="auto"/>
            <w:vAlign w:val="center"/>
            <w:hideMark/>
          </w:tcPr>
          <w:p w14:paraId="01409E19" w14:textId="77777777" w:rsidR="00BC3277" w:rsidRPr="000A0C82"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Sacherie-brousse</w:t>
            </w:r>
          </w:p>
        </w:tc>
        <w:tc>
          <w:tcPr>
            <w:tcW w:w="1984" w:type="dxa"/>
            <w:tcBorders>
              <w:top w:val="nil"/>
              <w:left w:val="nil"/>
              <w:bottom w:val="single" w:sz="4" w:space="0" w:color="auto"/>
              <w:right w:val="single" w:sz="8" w:space="0" w:color="auto"/>
            </w:tcBorders>
            <w:shd w:val="clear" w:color="auto" w:fill="auto"/>
            <w:noWrap/>
            <w:vAlign w:val="center"/>
            <w:hideMark/>
          </w:tcPr>
          <w:p w14:paraId="26FDD5DD" w14:textId="55E53259"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43" w:author="Martin Kokora" w:date="2026-08-12T10:22:00Z">
              <w:r>
                <w:rPr>
                  <w:rFonts w:ascii="Ebrima" w:hAnsi="Ebrima"/>
                  <w:color w:val="000000"/>
                  <w:sz w:val="20"/>
                  <w:szCs w:val="20"/>
                </w:rPr>
                <w:t>9,97</w:t>
              </w:r>
            </w:ins>
            <w:del w:id="344" w:author="Martin Kokora" w:date="2026-08-12T10:22:00Z">
              <w:r>
                <w:rPr>
                  <w:rFonts w:ascii="Ebrima" w:eastAsia="Times New Roman" w:hAnsi="Ebrima"/>
                  <w:sz w:val="20"/>
                  <w:szCs w:val="20"/>
                  <w:bdr w:val="none" w:sz="0" w:space="0" w:color="auto"/>
                  <w:lang w:val="fr-CI" w:eastAsia="fr-CI"/>
                </w:rPr>
                <w:delText>9,97</w:delText>
              </w:r>
            </w:del>
          </w:p>
        </w:tc>
        <w:tc>
          <w:tcPr>
            <w:tcW w:w="2126" w:type="dxa"/>
            <w:tcBorders>
              <w:top w:val="nil"/>
              <w:left w:val="nil"/>
              <w:bottom w:val="single" w:sz="4" w:space="0" w:color="auto"/>
              <w:right w:val="single" w:sz="8" w:space="0" w:color="auto"/>
            </w:tcBorders>
            <w:shd w:val="clear" w:color="auto" w:fill="auto"/>
            <w:noWrap/>
            <w:vAlign w:val="center"/>
            <w:hideMark/>
          </w:tcPr>
          <w:p w14:paraId="73023C46" w14:textId="4A5BC9C1"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45" w:author="Martin Kokora" w:date="2026-08-12T10:22:00Z">
              <w:r>
                <w:rPr>
                  <w:rFonts w:ascii="Ebrima" w:hAnsi="Ebrima"/>
                  <w:color w:val="000000"/>
                  <w:sz w:val="20"/>
                  <w:szCs w:val="20"/>
                </w:rPr>
                <w:t>16,34</w:t>
              </w:r>
            </w:ins>
            <w:del w:id="346" w:author="Martin Kokora" w:date="2026-08-12T10:22:00Z">
              <w:r>
                <w:rPr>
                  <w:rFonts w:ascii="Ebrima" w:eastAsia="Times New Roman" w:hAnsi="Ebrima"/>
                  <w:sz w:val="20"/>
                  <w:szCs w:val="20"/>
                  <w:bdr w:val="none" w:sz="0" w:space="0" w:color="auto"/>
                  <w:lang w:val="fr-CI" w:eastAsia="fr-CI"/>
                </w:rPr>
                <w:delText>16,33</w:delText>
              </w:r>
            </w:del>
          </w:p>
        </w:tc>
        <w:tc>
          <w:tcPr>
            <w:tcW w:w="1985" w:type="dxa"/>
            <w:tcBorders>
              <w:top w:val="nil"/>
              <w:left w:val="nil"/>
              <w:bottom w:val="single" w:sz="4" w:space="0" w:color="auto"/>
              <w:right w:val="single" w:sz="8" w:space="0" w:color="auto"/>
            </w:tcBorders>
            <w:shd w:val="clear" w:color="auto" w:fill="auto"/>
            <w:noWrap/>
            <w:vAlign w:val="center"/>
            <w:hideMark/>
          </w:tcPr>
          <w:p w14:paraId="37CF4F97" w14:textId="4754385C"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47" w:author="Martin Kokora" w:date="2026-08-12T10:22:00Z">
              <w:r>
                <w:rPr>
                  <w:rFonts w:ascii="Ebrima" w:hAnsi="Ebrima"/>
                  <w:color w:val="000000"/>
                  <w:sz w:val="20"/>
                  <w:szCs w:val="20"/>
                </w:rPr>
                <w:t>63,89%</w:t>
              </w:r>
            </w:ins>
            <w:del w:id="348" w:author="Martin Kokora" w:date="2026-08-12T10:22:00Z">
              <w:r>
                <w:rPr>
                  <w:rFonts w:ascii="Ebrima" w:hAnsi="Ebrima"/>
                  <w:color w:val="000000"/>
                  <w:sz w:val="20"/>
                  <w:szCs w:val="20"/>
                  <w:rPrChange w:id="349" w:author="Martin Kokora" w:date="2026-08-12T10:22:00Z">
                    <w:rPr>
                      <w:rFonts w:ascii="Ebrima" w:hAnsi="Ebrima"/>
                      <w:color w:val="000000"/>
                      <w:sz w:val="22"/>
                      <w:szCs w:val="22"/>
                    </w:rPr>
                  </w:rPrChange>
                </w:rPr>
                <w:delText>63,79%</w:delText>
              </w:r>
            </w:del>
          </w:p>
        </w:tc>
      </w:tr>
      <w:tr w:rsidR="00BC3277" w:rsidRPr="000A0C82" w14:paraId="0999E9B5" w14:textId="77777777" w:rsidTr="002C7500">
        <w:trPr>
          <w:trHeight w:val="228"/>
        </w:trPr>
        <w:tc>
          <w:tcPr>
            <w:tcW w:w="3818" w:type="dxa"/>
            <w:tcBorders>
              <w:top w:val="single" w:sz="4" w:space="0" w:color="auto"/>
              <w:left w:val="single" w:sz="8" w:space="0" w:color="auto"/>
              <w:bottom w:val="single" w:sz="4" w:space="0" w:color="auto"/>
              <w:right w:val="single" w:sz="8" w:space="0" w:color="auto"/>
            </w:tcBorders>
            <w:shd w:val="clear" w:color="auto" w:fill="auto"/>
            <w:vAlign w:val="center"/>
            <w:hideMark/>
          </w:tcPr>
          <w:p w14:paraId="09B22930" w14:textId="77777777" w:rsidR="00BC3277" w:rsidRPr="000A0C82"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Conseil Café Cacao-Investissement</w:t>
            </w:r>
          </w:p>
        </w:tc>
        <w:tc>
          <w:tcPr>
            <w:tcW w:w="1984" w:type="dxa"/>
            <w:tcBorders>
              <w:top w:val="nil"/>
              <w:left w:val="nil"/>
              <w:bottom w:val="single" w:sz="4" w:space="0" w:color="auto"/>
              <w:right w:val="single" w:sz="8" w:space="0" w:color="auto"/>
            </w:tcBorders>
            <w:shd w:val="clear" w:color="auto" w:fill="auto"/>
            <w:noWrap/>
            <w:vAlign w:val="center"/>
            <w:hideMark/>
          </w:tcPr>
          <w:p w14:paraId="12E2C2B9" w14:textId="5C5A42F0"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50" w:author="Martin Kokora" w:date="2026-08-12T10:22:00Z">
              <w:r>
                <w:rPr>
                  <w:rFonts w:ascii="Ebrima" w:hAnsi="Ebrima"/>
                  <w:color w:val="000000"/>
                  <w:sz w:val="20"/>
                  <w:szCs w:val="20"/>
                </w:rPr>
                <w:t>13,29</w:t>
              </w:r>
            </w:ins>
            <w:del w:id="351" w:author="Martin Kokora" w:date="2026-08-12T10:22:00Z">
              <w:r>
                <w:rPr>
                  <w:rFonts w:ascii="Ebrima" w:eastAsia="Times New Roman" w:hAnsi="Ebrima"/>
                  <w:sz w:val="20"/>
                  <w:szCs w:val="20"/>
                  <w:bdr w:val="none" w:sz="0" w:space="0" w:color="auto"/>
                  <w:lang w:val="fr-CI" w:eastAsia="fr-CI"/>
                </w:rPr>
                <w:delText>13,29</w:delText>
              </w:r>
            </w:del>
          </w:p>
        </w:tc>
        <w:tc>
          <w:tcPr>
            <w:tcW w:w="2126" w:type="dxa"/>
            <w:tcBorders>
              <w:top w:val="nil"/>
              <w:left w:val="nil"/>
              <w:bottom w:val="single" w:sz="4" w:space="0" w:color="auto"/>
              <w:right w:val="single" w:sz="8" w:space="0" w:color="auto"/>
            </w:tcBorders>
            <w:shd w:val="clear" w:color="auto" w:fill="auto"/>
            <w:noWrap/>
            <w:vAlign w:val="center"/>
            <w:hideMark/>
          </w:tcPr>
          <w:p w14:paraId="2054F419" w14:textId="1D9B8666"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52" w:author="Martin Kokora" w:date="2026-08-12T10:22:00Z">
              <w:r>
                <w:rPr>
                  <w:rFonts w:ascii="Ebrima" w:hAnsi="Ebrima"/>
                  <w:color w:val="000000"/>
                  <w:sz w:val="20"/>
                  <w:szCs w:val="20"/>
                </w:rPr>
                <w:t>21,78</w:t>
              </w:r>
            </w:ins>
            <w:del w:id="353" w:author="Martin Kokora" w:date="2026-08-12T10:22:00Z">
              <w:r>
                <w:rPr>
                  <w:rFonts w:ascii="Ebrima" w:eastAsia="Times New Roman" w:hAnsi="Ebrima"/>
                  <w:sz w:val="20"/>
                  <w:szCs w:val="20"/>
                  <w:bdr w:val="none" w:sz="0" w:space="0" w:color="auto"/>
                  <w:lang w:val="fr-CI" w:eastAsia="fr-CI"/>
                </w:rPr>
                <w:delText>21,78</w:delText>
              </w:r>
            </w:del>
          </w:p>
        </w:tc>
        <w:tc>
          <w:tcPr>
            <w:tcW w:w="1985" w:type="dxa"/>
            <w:tcBorders>
              <w:top w:val="nil"/>
              <w:left w:val="nil"/>
              <w:bottom w:val="single" w:sz="4" w:space="0" w:color="auto"/>
              <w:right w:val="single" w:sz="8" w:space="0" w:color="auto"/>
            </w:tcBorders>
            <w:shd w:val="clear" w:color="auto" w:fill="auto"/>
            <w:noWrap/>
            <w:vAlign w:val="center"/>
            <w:hideMark/>
          </w:tcPr>
          <w:p w14:paraId="76252218" w14:textId="2A476C58"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ins w:id="354" w:author="Martin Kokora" w:date="2026-08-12T10:22:00Z">
              <w:r>
                <w:rPr>
                  <w:rFonts w:ascii="Ebrima" w:hAnsi="Ebrima"/>
                  <w:color w:val="000000"/>
                  <w:sz w:val="20"/>
                  <w:szCs w:val="20"/>
                </w:rPr>
                <w:t>63,88%</w:t>
              </w:r>
            </w:ins>
            <w:del w:id="355" w:author="Martin Kokora" w:date="2026-08-12T10:22:00Z">
              <w:r>
                <w:rPr>
                  <w:rFonts w:ascii="Ebrima" w:hAnsi="Ebrima"/>
                  <w:color w:val="000000"/>
                  <w:sz w:val="20"/>
                  <w:szCs w:val="20"/>
                  <w:rPrChange w:id="356" w:author="Martin Kokora" w:date="2026-08-12T10:22:00Z">
                    <w:rPr>
                      <w:rFonts w:ascii="Ebrima" w:hAnsi="Ebrima"/>
                      <w:color w:val="000000"/>
                      <w:sz w:val="22"/>
                      <w:szCs w:val="22"/>
                    </w:rPr>
                  </w:rPrChange>
                </w:rPr>
                <w:delText>63,88%</w:delText>
              </w:r>
            </w:del>
          </w:p>
        </w:tc>
      </w:tr>
      <w:tr w:rsidR="00BC3277" w:rsidRPr="000A0C82" w14:paraId="1AA7C9DA" w14:textId="77777777" w:rsidTr="002C7500">
        <w:trPr>
          <w:trHeight w:val="369"/>
        </w:trPr>
        <w:tc>
          <w:tcPr>
            <w:tcW w:w="3818" w:type="dxa"/>
            <w:tcBorders>
              <w:top w:val="nil"/>
              <w:left w:val="single" w:sz="8" w:space="0" w:color="auto"/>
              <w:bottom w:val="single" w:sz="8" w:space="0" w:color="auto"/>
              <w:right w:val="single" w:sz="8" w:space="0" w:color="auto"/>
            </w:tcBorders>
            <w:shd w:val="clear" w:color="auto" w:fill="auto"/>
            <w:vAlign w:val="center"/>
            <w:hideMark/>
          </w:tcPr>
          <w:p w14:paraId="365BDC14" w14:textId="77777777" w:rsidR="00BC3277" w:rsidRPr="000A0C82"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TOTAL</w:t>
            </w:r>
          </w:p>
        </w:tc>
        <w:tc>
          <w:tcPr>
            <w:tcW w:w="1984" w:type="dxa"/>
            <w:tcBorders>
              <w:top w:val="nil"/>
              <w:left w:val="nil"/>
              <w:bottom w:val="single" w:sz="8" w:space="0" w:color="auto"/>
              <w:right w:val="single" w:sz="8" w:space="0" w:color="auto"/>
            </w:tcBorders>
            <w:shd w:val="clear" w:color="auto" w:fill="auto"/>
            <w:noWrap/>
            <w:vAlign w:val="center"/>
            <w:hideMark/>
          </w:tcPr>
          <w:p w14:paraId="7D16C9D2" w14:textId="4CE75FFF"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357" w:author="Martin Kokora" w:date="2026-08-12T10:22:00Z">
              <w:r>
                <w:rPr>
                  <w:rFonts w:ascii="Ebrima" w:hAnsi="Ebrima"/>
                  <w:b/>
                  <w:bCs/>
                  <w:color w:val="000000"/>
                  <w:sz w:val="20"/>
                  <w:szCs w:val="20"/>
                </w:rPr>
                <w:t>37,88</w:t>
              </w:r>
            </w:ins>
            <w:del w:id="358" w:author="Martin Kokora" w:date="2026-08-12T10:22:00Z">
              <w:r>
                <w:rPr>
                  <w:rFonts w:ascii="Ebrima" w:eastAsia="Times New Roman" w:hAnsi="Ebrima"/>
                  <w:b/>
                  <w:bCs/>
                  <w:sz w:val="20"/>
                  <w:szCs w:val="20"/>
                  <w:bdr w:val="none" w:sz="0" w:space="0" w:color="auto"/>
                  <w:lang w:val="fr-CI" w:eastAsia="fr-CI"/>
                </w:rPr>
                <w:delText>37,88</w:delText>
              </w:r>
            </w:del>
          </w:p>
        </w:tc>
        <w:tc>
          <w:tcPr>
            <w:tcW w:w="2126" w:type="dxa"/>
            <w:tcBorders>
              <w:top w:val="nil"/>
              <w:left w:val="nil"/>
              <w:bottom w:val="single" w:sz="8" w:space="0" w:color="auto"/>
              <w:right w:val="single" w:sz="8" w:space="0" w:color="auto"/>
            </w:tcBorders>
            <w:shd w:val="clear" w:color="auto" w:fill="auto"/>
            <w:noWrap/>
            <w:vAlign w:val="center"/>
            <w:hideMark/>
          </w:tcPr>
          <w:p w14:paraId="6E498655" w14:textId="285958A5"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359" w:author="Martin Kokora" w:date="2026-08-12T10:22:00Z">
              <w:r>
                <w:rPr>
                  <w:rFonts w:ascii="Ebrima" w:hAnsi="Ebrima"/>
                  <w:b/>
                  <w:bCs/>
                  <w:color w:val="000000"/>
                  <w:sz w:val="20"/>
                  <w:szCs w:val="20"/>
                </w:rPr>
                <w:t>61,75</w:t>
              </w:r>
            </w:ins>
            <w:del w:id="360" w:author="Martin Kokora" w:date="2026-08-12T10:22:00Z">
              <w:r>
                <w:rPr>
                  <w:rFonts w:ascii="Ebrima" w:eastAsia="Times New Roman" w:hAnsi="Ebrima"/>
                  <w:b/>
                  <w:bCs/>
                  <w:sz w:val="20"/>
                  <w:szCs w:val="20"/>
                  <w:bdr w:val="none" w:sz="0" w:space="0" w:color="auto"/>
                  <w:lang w:val="fr-CI" w:eastAsia="fr-CI"/>
                </w:rPr>
                <w:delText>61,75</w:delText>
              </w:r>
            </w:del>
          </w:p>
        </w:tc>
        <w:tc>
          <w:tcPr>
            <w:tcW w:w="1985" w:type="dxa"/>
            <w:tcBorders>
              <w:top w:val="nil"/>
              <w:left w:val="nil"/>
              <w:bottom w:val="single" w:sz="8" w:space="0" w:color="auto"/>
              <w:right w:val="single" w:sz="8" w:space="0" w:color="auto"/>
            </w:tcBorders>
            <w:shd w:val="clear" w:color="auto" w:fill="auto"/>
            <w:noWrap/>
            <w:vAlign w:val="center"/>
            <w:hideMark/>
          </w:tcPr>
          <w:p w14:paraId="15B34D43" w14:textId="54B92C3F" w:rsidR="00BC3277" w:rsidRPr="00BC3277" w:rsidRDefault="00BC3277" w:rsidP="00BC327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ins w:id="361" w:author="Martin Kokora" w:date="2026-08-12T10:22:00Z">
              <w:r>
                <w:rPr>
                  <w:rFonts w:ascii="Ebrima" w:hAnsi="Ebrima"/>
                  <w:b/>
                  <w:bCs/>
                  <w:color w:val="000000"/>
                  <w:sz w:val="20"/>
                  <w:szCs w:val="20"/>
                </w:rPr>
                <w:t>63,01%</w:t>
              </w:r>
            </w:ins>
            <w:del w:id="362" w:author="Martin Kokora" w:date="2026-08-12T10:22:00Z">
              <w:r>
                <w:rPr>
                  <w:rFonts w:ascii="Ebrima" w:hAnsi="Ebrima"/>
                  <w:b/>
                  <w:bCs/>
                  <w:color w:val="000000"/>
                  <w:sz w:val="20"/>
                  <w:szCs w:val="20"/>
                  <w:rPrChange w:id="363" w:author="Martin Kokora" w:date="2026-08-12T10:22:00Z">
                    <w:rPr>
                      <w:rFonts w:ascii="Ebrima" w:hAnsi="Ebrima"/>
                      <w:b/>
                      <w:bCs/>
                      <w:color w:val="000000"/>
                      <w:sz w:val="22"/>
                      <w:szCs w:val="22"/>
                    </w:rPr>
                  </w:rPrChange>
                </w:rPr>
                <w:delText>63,01%</w:delText>
              </w:r>
            </w:del>
          </w:p>
        </w:tc>
      </w:tr>
    </w:tbl>
    <w:p w14:paraId="79BB76DA" w14:textId="4B7075E7" w:rsidR="005C1A76" w:rsidRPr="000A0C82" w:rsidRDefault="005C1A76" w:rsidP="005C1A76">
      <w:pPr>
        <w:shd w:val="clear" w:color="auto" w:fill="FFFFFF"/>
        <w:tabs>
          <w:tab w:val="left" w:pos="360"/>
        </w:tabs>
        <w:rPr>
          <w:rStyle w:val="Aucun"/>
          <w:rFonts w:ascii="Ebrima" w:eastAsia="Tahoma" w:hAnsi="Ebrima" w:cs="Courier New"/>
          <w:lang w:val="fr-CI"/>
        </w:rPr>
      </w:pPr>
      <w:r>
        <w:rPr>
          <w:rFonts w:ascii="Ebrima" w:hAnsi="Ebrima" w:cs="Tahoma"/>
          <w:i/>
          <w:u w:val="single"/>
          <w:lang w:val="fr-FR"/>
        </w:rPr>
        <w:t>Source :</w:t>
      </w:r>
      <w:r>
        <w:rPr>
          <w:rFonts w:ascii="Ebrima" w:hAnsi="Ebrima" w:cs="Tahoma"/>
          <w:i/>
          <w:lang w:val="fr-FR"/>
        </w:rPr>
        <w:t xml:space="preserve"> Le Conseil du Café-Cacao</w:t>
      </w:r>
    </w:p>
    <w:p w14:paraId="27CB953D" w14:textId="77777777" w:rsidR="005C1A76" w:rsidRPr="000A0C82" w:rsidRDefault="005C1A76" w:rsidP="005C1A76">
      <w:pPr>
        <w:pStyle w:val="Corps"/>
        <w:rPr>
          <w:rStyle w:val="Aucun"/>
          <w:rFonts w:ascii="Ebrima" w:eastAsia="Tahoma" w:hAnsi="Ebrima" w:cs="Courier New"/>
          <w:color w:val="auto"/>
        </w:rPr>
      </w:pPr>
    </w:p>
    <w:p w14:paraId="48290B5E" w14:textId="77777777" w:rsidR="005C1A76" w:rsidRPr="000A0C82" w:rsidRDefault="005C1A76" w:rsidP="005C1A76">
      <w:pPr>
        <w:pStyle w:val="Titre2"/>
        <w:numPr>
          <w:ilvl w:val="1"/>
          <w:numId w:val="12"/>
        </w:numPr>
        <w:spacing w:before="0"/>
        <w:rPr>
          <w:rStyle w:val="Aucun"/>
          <w:rFonts w:ascii="Ebrima" w:hAnsi="Ebrima" w:cs="Courier New"/>
          <w:caps/>
          <w:color w:val="auto"/>
          <w:sz w:val="24"/>
          <w:szCs w:val="24"/>
          <w:u w:color="000000"/>
        </w:rPr>
      </w:pPr>
      <w:r>
        <w:rPr>
          <w:rStyle w:val="Aucun"/>
          <w:rFonts w:ascii="Ebrima" w:hAnsi="Ebrima" w:cs="Courier New"/>
          <w:caps/>
          <w:color w:val="auto"/>
          <w:sz w:val="24"/>
          <w:szCs w:val="24"/>
          <w:u w:color="000000"/>
        </w:rPr>
        <w:t>Utilisation des ressources au titre des investissements</w:t>
      </w:r>
    </w:p>
    <w:p w14:paraId="69A5F68E" w14:textId="77777777" w:rsidR="005C1A76" w:rsidRPr="000A0C82" w:rsidRDefault="005C1A76" w:rsidP="005C1A76">
      <w:pPr>
        <w:pStyle w:val="Corps"/>
        <w:jc w:val="both"/>
        <w:rPr>
          <w:rStyle w:val="Aucun"/>
          <w:rFonts w:ascii="Ebrima" w:hAnsi="Ebrima" w:cs="Courier New"/>
          <w:color w:val="auto"/>
        </w:rPr>
      </w:pPr>
    </w:p>
    <w:p w14:paraId="1EF08486" w14:textId="0247F27F" w:rsidR="005C1A76" w:rsidRPr="000A0C82" w:rsidRDefault="005C1A76" w:rsidP="005C1A76">
      <w:pPr>
        <w:tabs>
          <w:tab w:val="left" w:pos="360"/>
        </w:tabs>
        <w:jc w:val="both"/>
        <w:rPr>
          <w:rFonts w:ascii="Ebrima" w:hAnsi="Ebrima" w:cs="Tahoma"/>
          <w:lang w:val="fr-FR"/>
        </w:rPr>
      </w:pPr>
      <w:r>
        <w:rPr>
          <w:rFonts w:ascii="Ebrima" w:hAnsi="Ebrima" w:cs="Tahoma"/>
          <w:lang w:val="fr-FR"/>
        </w:rPr>
        <w:t xml:space="preserve">Les décaissements effectués par le Conseil du Café-Cacao, d’octobre 2025 à juin 2026, s’élèvent à 25,35 milliards de FCFA. Les activités programmées pour la campagne 2025-2026 sont en cours.  Les principales affectations des ressources sont retracées dans le tableau 8, ci-dessous.</w:t>
      </w:r>
    </w:p>
    <w:p w14:paraId="043AA717" w14:textId="77777777" w:rsidR="00D27D36" w:rsidRPr="000A0C82" w:rsidRDefault="00D27D36" w:rsidP="005C1A76">
      <w:pPr>
        <w:tabs>
          <w:tab w:val="left" w:pos="360"/>
        </w:tabs>
        <w:contextualSpacing/>
        <w:jc w:val="both"/>
        <w:rPr>
          <w:rFonts w:ascii="Ebrima" w:hAnsi="Ebrima" w:cs="Tahoma"/>
          <w:b/>
          <w:u w:val="single"/>
          <w:lang w:val="fr-FR"/>
        </w:rPr>
      </w:pPr>
    </w:p>
    <w:p w14:paraId="2CC33306" w14:textId="356FC396" w:rsidR="005C1A76" w:rsidRPr="000A0C82" w:rsidRDefault="005C1A76" w:rsidP="005C1A76">
      <w:pPr>
        <w:tabs>
          <w:tab w:val="left" w:pos="360"/>
        </w:tabs>
        <w:contextualSpacing/>
        <w:jc w:val="both"/>
        <w:rPr>
          <w:rFonts w:ascii="Ebrima" w:hAnsi="Ebrima" w:cs="Tahoma"/>
          <w:b/>
          <w:lang w:val="fr-FR"/>
        </w:rPr>
      </w:pPr>
      <w:r>
        <w:rPr>
          <w:rFonts w:ascii="Ebrima" w:hAnsi="Ebrima" w:cs="Tahoma"/>
          <w:b/>
          <w:u w:val="single"/>
          <w:lang w:val="fr-FR"/>
        </w:rPr>
        <w:t>Tableau 8</w:t>
      </w:r>
      <w:r>
        <w:rPr>
          <w:rFonts w:ascii="Ebrima" w:hAnsi="Ebrima" w:cs="Tahoma"/>
          <w:b/>
          <w:lang w:val="fr-FR"/>
        </w:rPr>
        <w:t xml:space="preserve"> : Investissements réalisés </w:t>
      </w:r>
      <w:r>
        <w:rPr>
          <w:rFonts w:ascii="Ebrima" w:eastAsia="Times New Roman" w:hAnsi="Ebrima"/>
          <w:b/>
          <w:bCs/>
          <w:bdr w:val="none" w:sz="0" w:space="0" w:color="auto"/>
          <w:lang w:val="fr-CI" w:eastAsia="fr-CI"/>
        </w:rPr>
        <w:t xml:space="preserve">d'octobre 2025 à juin 2026 -</w:t>
      </w:r>
      <w:r>
        <w:rPr>
          <w:rFonts w:ascii="Ebrima" w:hAnsi="Ebrima" w:cs="Tahoma"/>
          <w:b/>
          <w:lang w:val="fr-FR"/>
        </w:rPr>
        <w:t xml:space="preserve"> campagne 2025/2026</w:t>
      </w:r>
    </w:p>
    <w:p w14:paraId="57892E84" w14:textId="77777777" w:rsidR="00A53352" w:rsidRPr="000A0C82" w:rsidRDefault="00A53352" w:rsidP="005C1A76">
      <w:pPr>
        <w:tabs>
          <w:tab w:val="left" w:pos="360"/>
        </w:tabs>
        <w:contextualSpacing/>
        <w:jc w:val="both"/>
        <w:rPr>
          <w:rFonts w:ascii="Ebrima" w:hAnsi="Ebrima" w:cs="Tahoma"/>
          <w:b/>
          <w:lang w:val="fr-FR"/>
        </w:rPr>
      </w:pPr>
      <w:r>
        <w:rPr>
          <w:rFonts w:ascii="Ebrima" w:hAnsi="Ebrima" w:cs="Tahoma"/>
          <w:b/>
          <w:lang w:val="fr-FR"/>
        </w:rPr>
        <w:t xml:space="preserve">                    (en milliards de FCFA)</w:t>
      </w:r>
    </w:p>
    <w:p w14:paraId="2343AB82" w14:textId="77777777" w:rsidR="004B59CF" w:rsidRPr="000A0C82" w:rsidRDefault="004B59CF" w:rsidP="005C1A76">
      <w:pPr>
        <w:tabs>
          <w:tab w:val="left" w:pos="360"/>
        </w:tabs>
        <w:contextualSpacing/>
        <w:jc w:val="both"/>
        <w:rPr>
          <w:rFonts w:ascii="Ebrima" w:hAnsi="Ebrima" w:cs="Tahoma"/>
          <w:b/>
          <w:sz w:val="6"/>
          <w:szCs w:val="6"/>
          <w:lang w:val="fr-FR"/>
        </w:rPr>
      </w:pPr>
    </w:p>
    <w:tbl>
      <w:tblPr>
        <w:tblW w:w="9140" w:type="dxa"/>
        <w:tblCellMar>
          <w:left w:w="70" w:type="dxa"/>
          <w:right w:w="70" w:type="dxa"/>
        </w:tblCellMar>
        <w:tblLook w:val="04A0" w:firstRow="1" w:lastRow="0" w:firstColumn="1" w:lastColumn="0" w:noHBand="0" w:noVBand="1"/>
      </w:tblPr>
      <w:tblGrid>
        <w:gridCol w:w="6840"/>
        <w:gridCol w:w="2300"/>
      </w:tblGrid>
      <w:tr w:rsidR="006A1ED1" w:rsidRPr="000A0C82" w14:paraId="0F75DAB7" w14:textId="77777777" w:rsidTr="004D63D8">
        <w:trPr>
          <w:trHeight w:val="396"/>
        </w:trPr>
        <w:tc>
          <w:tcPr>
            <w:tcW w:w="6840"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883A9A9" w14:textId="77777777"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INTITULES</w:t>
            </w:r>
          </w:p>
        </w:tc>
        <w:tc>
          <w:tcPr>
            <w:tcW w:w="2300" w:type="dxa"/>
            <w:tcBorders>
              <w:top w:val="single" w:sz="8" w:space="0" w:color="auto"/>
              <w:left w:val="nil"/>
              <w:bottom w:val="single" w:sz="8" w:space="0" w:color="auto"/>
              <w:right w:val="single" w:sz="8" w:space="0" w:color="auto"/>
            </w:tcBorders>
            <w:shd w:val="clear" w:color="auto" w:fill="auto"/>
            <w:vAlign w:val="bottom"/>
            <w:hideMark/>
          </w:tcPr>
          <w:p w14:paraId="6E10A424" w14:textId="77777777"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MONTANTS (Mds)</w:t>
            </w:r>
          </w:p>
        </w:tc>
      </w:tr>
      <w:tr w:rsidR="006A1ED1" w:rsidRPr="003F5EC5" w14:paraId="37018AE3" w14:textId="77777777" w:rsidTr="004D63D8">
        <w:trPr>
          <w:trHeight w:val="402"/>
        </w:trPr>
        <w:tc>
          <w:tcPr>
            <w:tcW w:w="914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75445AB" w14:textId="1F32E521"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Investissements réalisés d'Octobre 2025 à juin 2026</w:t>
            </w:r>
          </w:p>
        </w:tc>
      </w:tr>
      <w:tr w:rsidR="006A1ED1" w:rsidRPr="000A0C82" w14:paraId="2B3AD234" w14:textId="77777777" w:rsidTr="004D63D8">
        <w:trPr>
          <w:trHeight w:val="402"/>
        </w:trPr>
        <w:tc>
          <w:tcPr>
            <w:tcW w:w="6840" w:type="dxa"/>
            <w:tcBorders>
              <w:top w:val="nil"/>
              <w:left w:val="single" w:sz="8" w:space="0" w:color="auto"/>
              <w:bottom w:val="dotted" w:sz="4" w:space="0" w:color="auto"/>
              <w:right w:val="single" w:sz="8" w:space="0" w:color="auto"/>
            </w:tcBorders>
            <w:shd w:val="clear" w:color="000000" w:fill="FFFFFF"/>
            <w:vAlign w:val="center"/>
            <w:hideMark/>
          </w:tcPr>
          <w:p w14:paraId="5139F12B" w14:textId="77777777"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Sacherie brousse</w:t>
            </w:r>
          </w:p>
        </w:tc>
        <w:tc>
          <w:tcPr>
            <w:tcW w:w="2300" w:type="dxa"/>
            <w:tcBorders>
              <w:top w:val="nil"/>
              <w:left w:val="nil"/>
              <w:bottom w:val="dotted" w:sz="4" w:space="0" w:color="auto"/>
              <w:right w:val="single" w:sz="8" w:space="0" w:color="auto"/>
            </w:tcBorders>
            <w:shd w:val="clear" w:color="auto" w:fill="auto"/>
            <w:vAlign w:val="center"/>
            <w:hideMark/>
          </w:tcPr>
          <w:p w14:paraId="36E5DC22" w14:textId="77777777"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7,40</w:t>
            </w:r>
          </w:p>
        </w:tc>
      </w:tr>
      <w:tr w:rsidR="006A1ED1" w:rsidRPr="000A0C82" w14:paraId="74DDBEF0" w14:textId="77777777" w:rsidTr="004D63D8">
        <w:trPr>
          <w:trHeight w:val="402"/>
        </w:trPr>
        <w:tc>
          <w:tcPr>
            <w:tcW w:w="6840" w:type="dxa"/>
            <w:tcBorders>
              <w:top w:val="nil"/>
              <w:left w:val="single" w:sz="8" w:space="0" w:color="auto"/>
              <w:bottom w:val="dotted" w:sz="4" w:space="0" w:color="auto"/>
              <w:right w:val="single" w:sz="8" w:space="0" w:color="auto"/>
            </w:tcBorders>
            <w:shd w:val="clear" w:color="000000" w:fill="FFFFFF"/>
            <w:vAlign w:val="center"/>
            <w:hideMark/>
          </w:tcPr>
          <w:p w14:paraId="180F3279" w14:textId="77777777"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Programme 2QC (Investissements milieu agricole)</w:t>
            </w:r>
          </w:p>
        </w:tc>
        <w:tc>
          <w:tcPr>
            <w:tcW w:w="2300" w:type="dxa"/>
            <w:tcBorders>
              <w:top w:val="nil"/>
              <w:left w:val="nil"/>
              <w:bottom w:val="dotted" w:sz="4" w:space="0" w:color="auto"/>
              <w:right w:val="single" w:sz="8" w:space="0" w:color="auto"/>
            </w:tcBorders>
            <w:shd w:val="clear" w:color="auto" w:fill="auto"/>
            <w:vAlign w:val="center"/>
            <w:hideMark/>
          </w:tcPr>
          <w:p w14:paraId="1A100D5F" w14:textId="77777777"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9,13</w:t>
            </w:r>
          </w:p>
        </w:tc>
      </w:tr>
      <w:tr w:rsidR="006A1ED1" w:rsidRPr="000A0C82" w14:paraId="3568DBE6" w14:textId="77777777" w:rsidTr="004D63D8">
        <w:trPr>
          <w:trHeight w:val="402"/>
        </w:trPr>
        <w:tc>
          <w:tcPr>
            <w:tcW w:w="6840" w:type="dxa"/>
            <w:tcBorders>
              <w:top w:val="nil"/>
              <w:left w:val="single" w:sz="8" w:space="0" w:color="auto"/>
              <w:bottom w:val="dotted" w:sz="4" w:space="0" w:color="auto"/>
              <w:right w:val="single" w:sz="8" w:space="0" w:color="auto"/>
            </w:tcBorders>
            <w:shd w:val="clear" w:color="000000" w:fill="FFFFFF"/>
            <w:vAlign w:val="center"/>
            <w:hideMark/>
          </w:tcPr>
          <w:p w14:paraId="79F2FDB0" w14:textId="77777777"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Programme FIMR et routes programme d'urgence</w:t>
            </w:r>
          </w:p>
        </w:tc>
        <w:tc>
          <w:tcPr>
            <w:tcW w:w="2300" w:type="dxa"/>
            <w:tcBorders>
              <w:top w:val="nil"/>
              <w:left w:val="nil"/>
              <w:bottom w:val="dotted" w:sz="4" w:space="0" w:color="auto"/>
              <w:right w:val="single" w:sz="8" w:space="0" w:color="auto"/>
            </w:tcBorders>
            <w:shd w:val="clear" w:color="auto" w:fill="auto"/>
            <w:vAlign w:val="center"/>
            <w:hideMark/>
          </w:tcPr>
          <w:p w14:paraId="79FB368E" w14:textId="77777777"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8,75</w:t>
            </w:r>
          </w:p>
        </w:tc>
      </w:tr>
      <w:tr w:rsidR="006A1ED1" w:rsidRPr="000A0C82" w14:paraId="6D2A97AB" w14:textId="77777777" w:rsidTr="004D63D8">
        <w:trPr>
          <w:trHeight w:val="402"/>
        </w:trPr>
        <w:tc>
          <w:tcPr>
            <w:tcW w:w="6840" w:type="dxa"/>
            <w:tcBorders>
              <w:top w:val="nil"/>
              <w:left w:val="single" w:sz="8" w:space="0" w:color="auto"/>
              <w:bottom w:val="dotted" w:sz="4" w:space="0" w:color="auto"/>
              <w:right w:val="single" w:sz="8" w:space="0" w:color="auto"/>
            </w:tcBorders>
            <w:shd w:val="clear" w:color="000000" w:fill="FFFFFF"/>
            <w:vAlign w:val="center"/>
            <w:hideMark/>
          </w:tcPr>
          <w:p w14:paraId="12C8D934" w14:textId="77777777"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bdr w:val="none" w:sz="0" w:space="0" w:color="auto"/>
                <w:lang w:val="fr-CI" w:eastAsia="fr-CI"/>
              </w:rPr>
            </w:pPr>
            <w:r>
              <w:rPr>
                <w:rFonts w:ascii="Ebrima" w:eastAsia="Times New Roman" w:hAnsi="Ebrima"/>
                <w:bdr w:val="none" w:sz="0" w:space="0" w:color="auto"/>
                <w:lang w:val="fr-CI" w:eastAsia="fr-CI"/>
              </w:rPr>
              <w:t>Diversification Agricole</w:t>
            </w:r>
          </w:p>
        </w:tc>
        <w:tc>
          <w:tcPr>
            <w:tcW w:w="2300" w:type="dxa"/>
            <w:tcBorders>
              <w:top w:val="nil"/>
              <w:left w:val="nil"/>
              <w:bottom w:val="dotted" w:sz="4" w:space="0" w:color="auto"/>
              <w:right w:val="single" w:sz="8" w:space="0" w:color="auto"/>
            </w:tcBorders>
            <w:shd w:val="clear" w:color="auto" w:fill="auto"/>
            <w:vAlign w:val="center"/>
            <w:hideMark/>
          </w:tcPr>
          <w:p w14:paraId="3E4160C7" w14:textId="77777777"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0,07</w:t>
            </w:r>
          </w:p>
        </w:tc>
      </w:tr>
      <w:tr w:rsidR="006A1ED1" w:rsidRPr="000A0C82" w14:paraId="496AC77D" w14:textId="77777777" w:rsidTr="004D63D8">
        <w:trPr>
          <w:trHeight w:val="402"/>
        </w:trPr>
        <w:tc>
          <w:tcPr>
            <w:tcW w:w="68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609721C" w14:textId="77777777"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 xml:space="preserve">TOTAL D'OCTOBRE </w:t>
            </w:r>
            <w:del w:id="100035" w:author="Claude" w:date="2026-09-29T09:00:00Z">
              <w:r>
                <w:rPr>
                  <w:rFonts w:ascii="Ebrima" w:eastAsia="Times New Roman" w:hAnsi="Ebrima"/>
                  <w:b/>
                  <w:bCs/>
                  <w:sz w:val="20"/>
                  <w:szCs w:val="20"/>
                  <w:bdr w:val="none" w:sz="0" w:space="0" w:color="auto"/>
                  <w:lang w:val="fr-CI" w:eastAsia="fr-CI"/>
                </w:rPr>
                <w:delText xml:space="preserve">A</w:delText>
              </w:r>
            </w:del>
            <w:ins w:id="100036" w:author="Claude" w:date="2026-09-29T09:00:00Z">
              <w:r>
                <w:rPr>
                  <w:rFonts w:ascii="Ebrima" w:eastAsia="Times New Roman" w:hAnsi="Ebrima"/>
                  <w:b/>
                  <w:bCs/>
                  <w:sz w:val="20"/>
                  <w:szCs w:val="20"/>
                  <w:bdr w:val="none" w:sz="0" w:space="0" w:color="auto"/>
                  <w:lang w:val="fr-CI" w:eastAsia="fr-CI"/>
                </w:rPr>
                <w:t xml:space="preserve">2025 À</w:t>
              </w:r>
            </w:ins>
            <w:r>
              <w:rPr>
                <w:rFonts w:ascii="Ebrima" w:eastAsia="Times New Roman" w:hAnsi="Ebrima"/>
                <w:b/>
                <w:bCs/>
                <w:sz w:val="20"/>
                <w:szCs w:val="20"/>
                <w:bdr w:val="none" w:sz="0" w:space="0" w:color="auto"/>
                <w:lang w:val="fr-CI" w:eastAsia="fr-CI"/>
              </w:rPr>
              <w:t xml:space="preserve"> FIN JUIN 2026</w:t>
            </w:r>
          </w:p>
        </w:tc>
        <w:tc>
          <w:tcPr>
            <w:tcW w:w="2300" w:type="dxa"/>
            <w:tcBorders>
              <w:top w:val="single" w:sz="8" w:space="0" w:color="auto"/>
              <w:left w:val="nil"/>
              <w:bottom w:val="single" w:sz="8" w:space="0" w:color="auto"/>
              <w:right w:val="single" w:sz="8" w:space="0" w:color="auto"/>
            </w:tcBorders>
            <w:shd w:val="clear" w:color="auto" w:fill="auto"/>
            <w:noWrap/>
            <w:vAlign w:val="center"/>
            <w:hideMark/>
          </w:tcPr>
          <w:p w14:paraId="036B60BC" w14:textId="77777777" w:rsidR="004D63D8" w:rsidRPr="000A0C82" w:rsidRDefault="004D63D8" w:rsidP="004D63D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25,35</w:t>
            </w:r>
          </w:p>
        </w:tc>
      </w:tr>
    </w:tbl>
    <w:p w14:paraId="1055C629" w14:textId="7DC3D423" w:rsidR="005C1A76" w:rsidRPr="000A0C82" w:rsidRDefault="005C1A76" w:rsidP="005C1A76">
      <w:pPr>
        <w:tabs>
          <w:tab w:val="left" w:pos="360"/>
        </w:tabs>
        <w:jc w:val="both"/>
        <w:rPr>
          <w:rFonts w:ascii="Ebrima" w:hAnsi="Ebrima" w:cs="Tahoma"/>
          <w:i/>
          <w:lang w:val="fr-FR"/>
        </w:rPr>
      </w:pPr>
      <w:r>
        <w:rPr>
          <w:rFonts w:ascii="Ebrima" w:hAnsi="Ebrima" w:cs="Tahoma"/>
          <w:i/>
          <w:u w:val="single"/>
          <w:lang w:val="fr-FR"/>
        </w:rPr>
        <w:t>Source</w:t>
      </w:r>
      <w:r>
        <w:rPr>
          <w:rFonts w:ascii="Ebrima" w:hAnsi="Ebrima" w:cs="Tahoma"/>
          <w:i/>
          <w:lang w:val="fr-FR"/>
        </w:rPr>
        <w:t> : Le Conseil du Café-Cacao</w:t>
      </w:r>
    </w:p>
    <w:p w14:paraId="459FCD57" w14:textId="77777777" w:rsidR="00847419" w:rsidRPr="000A0C82" w:rsidRDefault="00847419" w:rsidP="00847419">
      <w:pPr>
        <w:pStyle w:val="Corps"/>
        <w:rPr>
          <w:rFonts w:ascii="Ebrima" w:hAnsi="Ebrima" w:cs="Courier New"/>
          <w:color w:val="auto"/>
        </w:rPr>
      </w:pPr>
    </w:p>
    <w:p w14:paraId="2C4C7650" w14:textId="77777777" w:rsidR="00422C23" w:rsidRPr="000A0C82" w:rsidRDefault="008F460B" w:rsidP="00E06C7F">
      <w:pPr>
        <w:pStyle w:val="Titre2"/>
        <w:numPr>
          <w:ilvl w:val="0"/>
          <w:numId w:val="13"/>
        </w:numPr>
        <w:spacing w:before="0"/>
        <w:ind w:left="284" w:hanging="284"/>
        <w:rPr>
          <w:rFonts w:ascii="Ebrima" w:eastAsia="Tahoma" w:hAnsi="Ebrima" w:cs="Courier New"/>
          <w:color w:val="auto"/>
          <w:sz w:val="24"/>
          <w:szCs w:val="24"/>
        </w:rPr>
      </w:pPr>
      <w:bookmarkStart w:id="364" w:name="_MON_1443869453"/>
      <w:bookmarkStart w:id="365" w:name="_MON_1443869487"/>
      <w:bookmarkStart w:id="366" w:name="_MON_1443869536"/>
      <w:bookmarkStart w:id="367" w:name="_MON_1444119250"/>
      <w:bookmarkStart w:id="368" w:name="_MON_1437525359"/>
      <w:bookmarkStart w:id="369" w:name="_MON_1437811324"/>
      <w:bookmarkStart w:id="370" w:name="_MON_1437835998"/>
      <w:bookmarkStart w:id="371" w:name="_MON_1443866984"/>
      <w:bookmarkStart w:id="372" w:name="_MON_1444120783"/>
      <w:bookmarkStart w:id="373" w:name="_MON_1444120852"/>
      <w:bookmarkStart w:id="374" w:name="_MON_1444120889"/>
      <w:bookmarkStart w:id="375" w:name="_MON_1444122380"/>
      <w:bookmarkStart w:id="376" w:name="_MON_1444122421"/>
      <w:bookmarkStart w:id="377" w:name="_MON_1444122470"/>
      <w:bookmarkStart w:id="378" w:name="_MON_1444122962"/>
      <w:bookmarkStart w:id="379" w:name="_MON_1444122999"/>
      <w:bookmarkStart w:id="380" w:name="_MON_1444123099"/>
      <w:bookmarkStart w:id="381" w:name="_MON_1436698625"/>
      <w:bookmarkStart w:id="382" w:name="_MON_1437811762"/>
      <w:bookmarkStart w:id="383" w:name="_MON_1443871941"/>
      <w:bookmarkStart w:id="384" w:name="_MON_1443872369"/>
      <w:bookmarkStart w:id="385" w:name="_MON_1443876199"/>
      <w:bookmarkStart w:id="386" w:name="_MON_1436699248"/>
      <w:bookmarkStart w:id="387" w:name="_MON_1436699669"/>
      <w:bookmarkStart w:id="388" w:name="_MON_1436699971"/>
      <w:bookmarkStart w:id="389" w:name="_MON_1443877284"/>
      <w:bookmarkStart w:id="390" w:name="_MON_1443937285"/>
      <w:bookmarkStart w:id="391" w:name="_MON_1444122223"/>
      <w:bookmarkStart w:id="392" w:name="_MON_1444122291"/>
      <w:bookmarkStart w:id="393" w:name="_MON_1444122301"/>
      <w:bookmarkStart w:id="394" w:name="_MON_1444122494"/>
      <w:bookmarkStart w:id="395" w:name="_MON_1444122599"/>
      <w:bookmarkStart w:id="396" w:name="_MON_1444123045"/>
      <w:bookmarkStart w:id="397" w:name="_MON_1436702186"/>
      <w:bookmarkStart w:id="398" w:name="_MON_1437837871"/>
      <w:bookmarkStart w:id="399" w:name="_MON_1437837927"/>
      <w:bookmarkStart w:id="400" w:name="_MON_1443937670"/>
      <w:bookmarkStart w:id="401" w:name="_MON_1436702344"/>
      <w:bookmarkStart w:id="402" w:name="_MON_1436702546"/>
      <w:bookmarkStart w:id="403" w:name="_MON_1437838028"/>
      <w:bookmarkStart w:id="404" w:name="_MON_1437838108"/>
      <w:bookmarkStart w:id="405" w:name="_MON_1437838173"/>
      <w:bookmarkStart w:id="406" w:name="_MON_1443937716"/>
      <w:bookmarkStart w:id="407" w:name="_MON_1443937859"/>
      <w:bookmarkStart w:id="408" w:name="_MON_1443937886"/>
      <w:bookmarkStart w:id="409" w:name="_MON_1443867027"/>
      <w:bookmarkStart w:id="410" w:name="_MON_1443869582"/>
      <w:bookmarkStart w:id="411" w:name="_MON_1492929520"/>
      <w:bookmarkStart w:id="412" w:name="_MON_1444120898"/>
      <w:bookmarkStart w:id="413" w:name="_MON_1444120695"/>
      <w:bookmarkStart w:id="414" w:name="_Toc409708177"/>
      <w:bookmarkStart w:id="415" w:name="_MON_1443876389"/>
      <w:bookmarkStart w:id="416" w:name="_MON_1466066713"/>
      <w:bookmarkStart w:id="417" w:name="_MON_1492930674"/>
      <w:bookmarkStart w:id="418" w:name="_MON_1477206040"/>
      <w:bookmarkStart w:id="419" w:name="_MON_1483889616"/>
      <w:bookmarkStart w:id="420" w:name="_MON_1436698285"/>
      <w:bookmarkEnd w:id="16"/>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r>
        <w:rPr>
          <w:rStyle w:val="Aucun"/>
          <w:rFonts w:ascii="Ebrima" w:hAnsi="Ebrima" w:cs="Courier New"/>
          <w:color w:val="auto"/>
          <w:sz w:val="24"/>
          <w:szCs w:val="24"/>
          <w:u w:color="000000"/>
        </w:rPr>
        <w:t>ÉTAT D</w:t>
      </w:r>
      <w:r>
        <w:rPr>
          <w:rStyle w:val="Aucun"/>
          <w:rFonts w:ascii="Ebrima" w:hAnsi="Ebrima" w:cs="Courier New"/>
          <w:color w:val="auto"/>
          <w:sz w:val="24"/>
          <w:szCs w:val="24"/>
          <w:u w:color="000000"/>
          <w:rtl/>
        </w:rPr>
        <w:t>'</w:t>
      </w:r>
      <w:r>
        <w:rPr>
          <w:rStyle w:val="Aucun"/>
          <w:rFonts w:ascii="Ebrima" w:hAnsi="Ebrima" w:cs="Courier New"/>
          <w:color w:val="auto"/>
          <w:sz w:val="24"/>
          <w:szCs w:val="24"/>
          <w:u w:color="000000"/>
        </w:rPr>
        <w:t>EXÉCUTION DES ACTIVITÉS D’APPUI À LA PRODUCTION DURABLE</w:t>
      </w:r>
    </w:p>
    <w:p w14:paraId="58AD295E" w14:textId="77777777" w:rsidR="00C72C43" w:rsidRPr="000A0C82" w:rsidRDefault="00C72C43" w:rsidP="00007A66">
      <w:pPr>
        <w:rPr>
          <w:rStyle w:val="Aucun"/>
          <w:rFonts w:ascii="Ebrima" w:hAnsi="Ebrima" w:cs="Courier New"/>
          <w:b/>
          <w:bCs/>
          <w:caps/>
          <w:color w:val="4F81BD"/>
          <w:sz w:val="26"/>
          <w:szCs w:val="26"/>
          <w:u w:color="4F81BD"/>
          <w:lang w:val="fr-FR" w:eastAsia="fr-FR"/>
        </w:rPr>
      </w:pPr>
    </w:p>
    <w:p w14:paraId="4A73828D" w14:textId="77777777" w:rsidR="00A87CE7" w:rsidRPr="000A0C82" w:rsidRDefault="00A87CE7" w:rsidP="004B59CF">
      <w:pPr>
        <w:keepNext/>
        <w:keepLines/>
        <w:outlineLvl w:val="1"/>
        <w:rPr>
          <w:rStyle w:val="Aucun"/>
          <w:rFonts w:ascii="Ebrima" w:hAnsi="Ebrima" w:cs="Courier New"/>
          <w:b/>
          <w:bCs/>
          <w:caps/>
          <w:vanish/>
        </w:rPr>
      </w:pPr>
    </w:p>
    <w:p w14:paraId="0618E148" w14:textId="77777777" w:rsidR="00422C23" w:rsidRPr="000A0C82" w:rsidRDefault="00C72C43" w:rsidP="00C72C43">
      <w:pPr>
        <w:pStyle w:val="Titre2"/>
        <w:spacing w:before="0"/>
        <w:rPr>
          <w:rFonts w:ascii="Ebrima" w:hAnsi="Ebrima" w:cs="Courier New"/>
          <w:color w:val="auto"/>
          <w:sz w:val="24"/>
          <w:szCs w:val="24"/>
        </w:rPr>
      </w:pPr>
      <w:r>
        <w:rPr>
          <w:rStyle w:val="Aucun"/>
          <w:rFonts w:ascii="Ebrima" w:hAnsi="Ebrima" w:cs="Courier New"/>
          <w:caps/>
          <w:color w:val="auto"/>
          <w:sz w:val="24"/>
          <w:szCs w:val="24"/>
          <w:u w:color="000000"/>
        </w:rPr>
        <w:t>3.1. ActivitÉs d’appui À la production</w:t>
      </w:r>
    </w:p>
    <w:p w14:paraId="03872A60" w14:textId="77777777" w:rsidR="00422C23" w:rsidRPr="000A0C82" w:rsidRDefault="00422C23">
      <w:pPr>
        <w:pStyle w:val="Corps"/>
        <w:spacing w:line="259" w:lineRule="auto"/>
        <w:jc w:val="both"/>
        <w:rPr>
          <w:rStyle w:val="Aucun"/>
          <w:rFonts w:ascii="Ebrima" w:eastAsia="Tahoma" w:hAnsi="Ebrima" w:cs="Courier New"/>
          <w:color w:val="auto"/>
        </w:rPr>
      </w:pPr>
    </w:p>
    <w:p w14:paraId="73716696" w14:textId="77777777" w:rsidR="00422C23" w:rsidRPr="000A0C82" w:rsidRDefault="00DD6011" w:rsidP="00F85720">
      <w:pPr>
        <w:pStyle w:val="Corps"/>
        <w:jc w:val="both"/>
        <w:rPr>
          <w:rStyle w:val="Aucun"/>
          <w:rFonts w:ascii="Ebrima" w:hAnsi="Ebrima" w:cs="Courier New"/>
          <w:color w:val="auto"/>
        </w:rPr>
      </w:pPr>
      <w:r>
        <w:rPr>
          <w:rStyle w:val="Aucun"/>
          <w:rFonts w:ascii="Ebrima" w:hAnsi="Ebrima" w:cs="Courier New"/>
          <w:color w:val="auto"/>
        </w:rPr>
        <w:t>Les activités d’appui à la production visent à améliorer la productivité et la durabilité des vergers à travers la lutte contre le swollen shoot, la formation des producteurs aux bonnes pratiques agricoles, la lutte contre la déforestation, l’implémentation de la norme africaine ARS1000 pour le cacao durable, l’opérationnalisation de traçabilité du café et du cacao, la distribution de produits phytosanitaires et de sacs brousse. Des appuis à la production sont également apportés dans le cadre de la régénération du verger café et celui de l’insertion de jeunes dans la culture et la transformation du café et du cacao.</w:t>
      </w:r>
    </w:p>
    <w:p w14:paraId="60796DCB" w14:textId="77777777" w:rsidR="00422C23" w:rsidRPr="000A0C82" w:rsidRDefault="00422C23" w:rsidP="00F85720">
      <w:pPr>
        <w:pStyle w:val="Corps"/>
        <w:jc w:val="both"/>
        <w:rPr>
          <w:rStyle w:val="Aucun"/>
          <w:rFonts w:ascii="Ebrima" w:eastAsia="Tahoma" w:hAnsi="Ebrima" w:cs="Courier New"/>
          <w:color w:val="FF0000"/>
        </w:rPr>
      </w:pPr>
    </w:p>
    <w:p w14:paraId="2D75F4C4" w14:textId="77777777" w:rsidR="007E2D0C" w:rsidRPr="000A0C82" w:rsidRDefault="007E2D0C" w:rsidP="007E2D0C">
      <w:pPr>
        <w:pStyle w:val="Corps"/>
        <w:jc w:val="both"/>
        <w:rPr>
          <w:rFonts w:ascii="Ebrima" w:eastAsia="Tahoma" w:hAnsi="Ebrima" w:cs="Courier New"/>
          <w:color w:val="auto"/>
        </w:rPr>
      </w:pPr>
      <w:r>
        <w:rPr>
          <w:rStyle w:val="Aucun"/>
          <w:rFonts w:ascii="Ebrima" w:hAnsi="Ebrima" w:cs="Courier New"/>
          <w:color w:val="auto"/>
        </w:rPr>
        <w:t xml:space="preserve">Concernant </w:t>
      </w:r>
      <w:r>
        <w:rPr>
          <w:rStyle w:val="Aucun"/>
          <w:rFonts w:ascii="Ebrima" w:hAnsi="Ebrima" w:cs="Courier New"/>
          <w:b/>
          <w:color w:val="auto"/>
        </w:rPr>
        <w:t>la</w:t>
      </w:r>
      <w:r>
        <w:rPr>
          <w:rFonts w:ascii="Ebrima" w:hAnsi="Ebrima" w:cs="Courier New"/>
          <w:b/>
          <w:color w:val="auto"/>
        </w:rPr>
        <w:t xml:space="preserve"> </w:t>
      </w:r>
      <w:r>
        <w:rPr>
          <w:rStyle w:val="Aucun"/>
          <w:rFonts w:ascii="Ebrima" w:hAnsi="Ebrima" w:cs="Courier New"/>
          <w:b/>
          <w:color w:val="auto"/>
        </w:rPr>
        <w:t>Norme Africaine de la série ARS 1000</w:t>
      </w:r>
      <w:r>
        <w:rPr>
          <w:rStyle w:val="Aucun"/>
          <w:rFonts w:ascii="Ebrima" w:hAnsi="Ebrima" w:cs="Courier New"/>
          <w:color w:val="auto"/>
        </w:rPr>
        <w:t xml:space="preserve"> pour le cacao durable, elle a été approuvée et publiée le </w:t>
      </w:r>
      <w:r>
        <w:rPr>
          <w:rStyle w:val="Aucun"/>
          <w:rFonts w:ascii="Ebrima" w:hAnsi="Ebrima" w:cs="Courier New"/>
          <w:bCs/>
          <w:color w:val="auto"/>
        </w:rPr>
        <w:t>15 juin 2021</w:t>
      </w:r>
      <w:r>
        <w:rPr>
          <w:rStyle w:val="Aucun"/>
          <w:rFonts w:ascii="Ebrima" w:hAnsi="Ebrima" w:cs="Courier New"/>
          <w:color w:val="auto"/>
        </w:rPr>
        <w:t>, sous les auspices de l’ARSO/TC 06, Café, Cacao, Thé et produits connexes, lors du 64</w:t>
      </w:r>
      <w:r>
        <w:rPr>
          <w:rStyle w:val="Aucun"/>
          <w:rFonts w:cs="Times New Roman"/>
          <w:color w:val="auto"/>
        </w:rPr>
        <w:t>ᵉ</w:t>
      </w:r>
      <w:r>
        <w:rPr>
          <w:rStyle w:val="Aucun"/>
          <w:rFonts w:ascii="Ebrima" w:hAnsi="Ebrima" w:cs="Courier New"/>
          <w:color w:val="auto"/>
        </w:rPr>
        <w:t xml:space="preserve"> Conseil de l’Organisation Africaine de Normalisation à Kigali. Elle garantit un cadre permettant la production de fèves de cacao durable, fondé sur le principe de l’amélioration continue, et contribuera à adresser les problématiques majeures de la cacao-culture que sont la déforestation, le travail des enfants et l’amélioration du revenu du producteur. Elle comprend les</w:t>
      </w:r>
      <w:r>
        <w:rPr>
          <w:rFonts w:ascii="Ebrima" w:hAnsi="Ebrima" w:cs="Courier New"/>
          <w:color w:val="auto"/>
        </w:rPr>
        <w:t xml:space="preserve"> trois parties suivantes :</w:t>
      </w:r>
    </w:p>
    <w:p w14:paraId="213BCBE3" w14:textId="77777777" w:rsidR="007E2D0C" w:rsidRPr="000A0C82" w:rsidRDefault="007E2D0C" w:rsidP="007E2D0C">
      <w:pPr>
        <w:pStyle w:val="Corps"/>
        <w:numPr>
          <w:ilvl w:val="0"/>
          <w:numId w:val="14"/>
        </w:numPr>
        <w:jc w:val="both"/>
        <w:rPr>
          <w:rFonts w:ascii="Ebrima" w:hAnsi="Ebrima" w:cs="Courier New"/>
          <w:color w:val="auto"/>
        </w:rPr>
      </w:pPr>
      <w:r>
        <w:rPr>
          <w:rStyle w:val="Aucun"/>
          <w:rFonts w:ascii="Ebrima" w:hAnsi="Ebrima" w:cs="Courier New"/>
          <w:color w:val="auto"/>
        </w:rPr>
        <w:t>ARS 1000-1 </w:t>
      </w:r>
      <w:r>
        <w:rPr>
          <w:rFonts w:ascii="Ebrima" w:hAnsi="Ebrima" w:cs="Courier New"/>
          <w:color w:val="auto"/>
        </w:rPr>
        <w:t>: Exigences relatives aux Système</w:t>
      </w:r>
      <w:r>
        <w:rPr>
          <w:rFonts w:ascii="Ebrima" w:hAnsi="Ebrima" w:cs="Courier New"/>
          <w:strike/>
          <w:color w:val="auto"/>
        </w:rPr>
        <w:t>s</w:t>
      </w:r>
      <w:r>
        <w:rPr>
          <w:rFonts w:ascii="Ebrima" w:hAnsi="Ebrima" w:cs="Courier New"/>
          <w:color w:val="auto"/>
        </w:rPr>
        <w:t xml:space="preserve"> de Management du Producteur de cacao en tant qu’Entité</w:t>
      </w:r>
      <w:r>
        <w:rPr>
          <w:rFonts w:ascii="Ebrima" w:hAnsi="Ebrima" w:cs="Courier New"/>
          <w:strike/>
          <w:color w:val="auto"/>
        </w:rPr>
        <w:t>s</w:t>
      </w:r>
      <w:r>
        <w:rPr>
          <w:rFonts w:ascii="Ebrima" w:hAnsi="Ebrima" w:cs="Courier New"/>
          <w:color w:val="auto"/>
        </w:rPr>
        <w:t>/ Groupe</w:t>
      </w:r>
      <w:r>
        <w:rPr>
          <w:rFonts w:ascii="Ebrima" w:hAnsi="Ebrima" w:cs="Courier New"/>
          <w:strike/>
          <w:color w:val="auto"/>
        </w:rPr>
        <w:t>s</w:t>
      </w:r>
      <w:r>
        <w:rPr>
          <w:rFonts w:ascii="Ebrima" w:hAnsi="Ebrima" w:cs="Courier New"/>
          <w:color w:val="auto"/>
        </w:rPr>
        <w:t xml:space="preserve"> de Producteurs/ Coopératives de Producteurs et à la Performance ;</w:t>
      </w:r>
    </w:p>
    <w:p w14:paraId="0E097E49" w14:textId="77777777" w:rsidR="007E2D0C" w:rsidRPr="000A0C82" w:rsidRDefault="007E2D0C" w:rsidP="007E2D0C">
      <w:pPr>
        <w:pStyle w:val="Corps"/>
        <w:numPr>
          <w:ilvl w:val="0"/>
          <w:numId w:val="14"/>
        </w:numPr>
        <w:jc w:val="both"/>
        <w:rPr>
          <w:rFonts w:ascii="Ebrima" w:hAnsi="Ebrima" w:cs="Courier New"/>
          <w:color w:val="auto"/>
        </w:rPr>
      </w:pPr>
      <w:r>
        <w:rPr>
          <w:rStyle w:val="Aucun"/>
          <w:rFonts w:ascii="Ebrima" w:hAnsi="Ebrima" w:cs="Courier New"/>
          <w:color w:val="auto"/>
        </w:rPr>
        <w:t>ARS 1000-2</w:t>
      </w:r>
      <w:r>
        <w:rPr>
          <w:rFonts w:ascii="Ebrima" w:hAnsi="Ebrima" w:cs="Courier New"/>
          <w:color w:val="auto"/>
        </w:rPr>
        <w:t> : Exigences relatives à la Qualité et à la Traçabilité du Cacao ;</w:t>
      </w:r>
    </w:p>
    <w:p w14:paraId="1D3E808D" w14:textId="77777777" w:rsidR="007E2D0C" w:rsidRPr="000A0C82" w:rsidRDefault="007E2D0C" w:rsidP="007E2D0C">
      <w:pPr>
        <w:pStyle w:val="Corps"/>
        <w:numPr>
          <w:ilvl w:val="0"/>
          <w:numId w:val="14"/>
        </w:numPr>
        <w:jc w:val="both"/>
        <w:rPr>
          <w:rFonts w:ascii="Ebrima" w:hAnsi="Ebrima" w:cs="Courier New"/>
          <w:color w:val="auto"/>
        </w:rPr>
      </w:pPr>
      <w:r>
        <w:rPr>
          <w:rStyle w:val="Aucun"/>
          <w:rFonts w:ascii="Ebrima" w:hAnsi="Ebrima" w:cs="Courier New"/>
          <w:color w:val="auto"/>
        </w:rPr>
        <w:t>ARS 1000-3</w:t>
      </w:r>
      <w:r>
        <w:rPr>
          <w:rFonts w:ascii="Ebrima" w:hAnsi="Ebrima" w:cs="Courier New"/>
          <w:color w:val="auto"/>
        </w:rPr>
        <w:t xml:space="preserve"> : Exigences relatives au Système de Certification du Cacao. </w:t>
      </w:r>
    </w:p>
    <w:p w14:paraId="01D66663" w14:textId="77777777" w:rsidR="007E2D0C" w:rsidRPr="000A0C82" w:rsidRDefault="007E2D0C" w:rsidP="007E2D0C">
      <w:pPr>
        <w:pStyle w:val="Corps"/>
        <w:spacing w:after="5"/>
        <w:ind w:left="11" w:hanging="11"/>
        <w:jc w:val="both"/>
        <w:rPr>
          <w:rFonts w:ascii="Ebrima" w:eastAsia="Tahoma" w:hAnsi="Ebrima" w:cs="Courier New"/>
          <w:color w:val="auto"/>
        </w:rPr>
      </w:pPr>
    </w:p>
    <w:p w14:paraId="19228A2E" w14:textId="77777777" w:rsidR="007E2D0C" w:rsidRPr="000A0C82" w:rsidRDefault="007E2D0C" w:rsidP="007E2D0C">
      <w:pPr>
        <w:pStyle w:val="Corps"/>
        <w:spacing w:after="5"/>
        <w:ind w:left="11" w:hanging="11"/>
        <w:jc w:val="both"/>
        <w:rPr>
          <w:rFonts w:ascii="Ebrima" w:eastAsia="Tahoma" w:hAnsi="Ebrima" w:cs="Courier New"/>
          <w:color w:val="auto"/>
        </w:rPr>
      </w:pPr>
      <w:r>
        <w:rPr>
          <w:rFonts w:ascii="Ebrima" w:hAnsi="Ebrima" w:cs="Courier New"/>
          <w:color w:val="auto"/>
        </w:rPr>
        <w:t>Au cours de la campagne 2021-2022, le décret n°2022-393 réglementant la mise en œuvre de la norme africaine de la série ARS 1000 pour le cacao durable a été signé par le Président de la République le 08 juin 2022. Ce décret rend obligatoire l</w:t>
      </w:r>
      <w:r>
        <w:rPr>
          <w:rFonts w:ascii="Ebrima" w:hAnsi="Ebrima" w:cs="Courier New"/>
          <w:color w:val="auto"/>
          <w:rtl/>
        </w:rPr>
        <w:t>’</w:t>
      </w:r>
      <w:r>
        <w:rPr>
          <w:rFonts w:ascii="Ebrima" w:hAnsi="Ebrima" w:cs="Courier New"/>
          <w:color w:val="auto"/>
        </w:rPr>
        <w:t>application de ladite norme en Côte d’Ivoire.</w:t>
      </w:r>
    </w:p>
    <w:p w14:paraId="5D1BD29D" w14:textId="77777777" w:rsidR="007E2D0C" w:rsidRPr="000A0C82" w:rsidRDefault="007E2D0C" w:rsidP="007E2D0C">
      <w:pPr>
        <w:pStyle w:val="Corps"/>
        <w:spacing w:after="5"/>
        <w:ind w:left="11" w:hanging="11"/>
        <w:jc w:val="both"/>
        <w:rPr>
          <w:rFonts w:ascii="Ebrima" w:hAnsi="Ebrima" w:cs="Courier New"/>
          <w:color w:val="auto"/>
        </w:rPr>
      </w:pPr>
    </w:p>
    <w:p w14:paraId="0F6BC1F5" w14:textId="77777777" w:rsidR="007E2D0C" w:rsidRPr="000A0C82" w:rsidRDefault="007E2D0C" w:rsidP="00B61903">
      <w:pPr>
        <w:pStyle w:val="Paragraphedeliste"/>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ascii="Ebrima" w:hAnsi="Ebrima" w:cs="Courier New"/>
          <w:color w:val="auto"/>
          <w:sz w:val="24"/>
          <w:szCs w:val="24"/>
        </w:rPr>
      </w:pPr>
      <w:r>
        <w:rPr>
          <w:rFonts w:ascii="Ebrima" w:hAnsi="Ebrima" w:cs="Courier New"/>
          <w:color w:val="auto"/>
          <w:sz w:val="24"/>
          <w:szCs w:val="24"/>
        </w:rPr>
        <w:t xml:space="preserve">La première étape de la mise en œuvre de la norme est l’élaboration et la validation, de façon consensuelle par l’ensemble des acteurs de la filière, du Guide d’Opérationnalité et des documents associés pertinents et adaptés, traduisant les spécificités applicables à la Côte d’Ivoire dans le cadre de la mise en œuvre de la Norme ARS 1000 dans la cacao-culture. </w:t>
      </w:r>
    </w:p>
    <w:p w14:paraId="33FC7D37" w14:textId="77777777" w:rsidR="00B61903" w:rsidRPr="000A0C82" w:rsidRDefault="00B61903" w:rsidP="00B61903">
      <w:pPr>
        <w:pStyle w:val="Paragraphedeliste"/>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1"/>
        <w:contextualSpacing/>
        <w:jc w:val="both"/>
        <w:rPr>
          <w:rFonts w:ascii="Ebrima" w:hAnsi="Ebrima" w:cs="Courier New"/>
          <w:color w:val="auto"/>
          <w:sz w:val="24"/>
          <w:szCs w:val="24"/>
        </w:rPr>
      </w:pPr>
    </w:p>
    <w:p w14:paraId="785C7D12" w14:textId="77777777" w:rsidR="007E2D0C" w:rsidRPr="000A0C82" w:rsidRDefault="007E2D0C" w:rsidP="007E2D0C">
      <w:pPr>
        <w:pStyle w:val="Paragraphedeliste"/>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1"/>
        <w:contextualSpacing/>
        <w:jc w:val="both"/>
        <w:rPr>
          <w:rFonts w:ascii="Ebrima" w:hAnsi="Ebrima" w:cs="Courier New"/>
          <w:color w:val="auto"/>
          <w:sz w:val="24"/>
          <w:szCs w:val="24"/>
        </w:rPr>
      </w:pPr>
      <w:r>
        <w:rPr>
          <w:rFonts w:ascii="Ebrima" w:hAnsi="Ebrima" w:cs="Courier New"/>
          <w:color w:val="auto"/>
          <w:sz w:val="24"/>
          <w:szCs w:val="24"/>
        </w:rPr>
        <w:t>Cette première étape a été achevée en mai 2023. Ces guides ont été remis officiellement le 14 janvier 2024 aux professionnels du secteur pour démarrer l’implémentation de la norme.</w:t>
      </w:r>
    </w:p>
    <w:p w14:paraId="0F37106E" w14:textId="77777777" w:rsidR="007E2D0C" w:rsidRPr="000A0C82" w:rsidRDefault="007E2D0C" w:rsidP="007E2D0C">
      <w:pPr>
        <w:pStyle w:val="Corps"/>
        <w:jc w:val="both"/>
        <w:rPr>
          <w:rFonts w:ascii="Ebrima" w:hAnsi="Ebrima" w:cs="Courier New"/>
          <w:color w:val="auto"/>
          <w:sz w:val="16"/>
          <w:szCs w:val="16"/>
        </w:rPr>
      </w:pPr>
    </w:p>
    <w:p w14:paraId="4E7E0D39" w14:textId="65BA4F98" w:rsidR="007E2D0C" w:rsidRPr="000A0C82" w:rsidRDefault="007E2D0C" w:rsidP="007E2D0C">
      <w:pPr>
        <w:pStyle w:val="Paragraphedeliste"/>
        <w:numPr>
          <w:ilvl w:val="0"/>
          <w:numId w:val="19"/>
        </w:numPr>
        <w:spacing w:after="0" w:line="240" w:lineRule="auto"/>
        <w:ind w:left="368" w:hanging="357"/>
        <w:jc w:val="both"/>
        <w:rPr>
          <w:rFonts w:ascii="Ebrima" w:hAnsi="Ebrima"/>
          <w:color w:val="auto"/>
          <w:sz w:val="24"/>
          <w:szCs w:val="24"/>
        </w:rPr>
      </w:pPr>
      <w:r>
        <w:rPr>
          <w:rFonts w:ascii="Ebrima" w:hAnsi="Ebrima"/>
          <w:color w:val="auto"/>
          <w:sz w:val="24"/>
          <w:szCs w:val="24"/>
        </w:rPr>
        <w:t xml:space="preserve">La phase pilote, restreinte à 65 sociétés coopératives avec 19 500 producteurs répartis dans les 13 délégations du bassin de production du cacao est en cours. Elle vise à </w:t>
      </w:r>
      <w:r>
        <w:rPr>
          <w:rFonts w:ascii="Ebrima" w:hAnsi="Ebrima" w:cstheme="minorHAnsi"/>
          <w:color w:val="auto"/>
          <w:sz w:val="24"/>
          <w:szCs w:val="24"/>
        </w:rPr>
        <w:t xml:space="preserve">éprouver le dispositif de certification à la Norme ARS 1000 en vue de l’améliorer </w:t>
      </w:r>
      <w:r>
        <w:rPr>
          <w:rFonts w:ascii="Ebrima" w:hAnsi="Ebrima"/>
          <w:color w:val="auto"/>
          <w:sz w:val="24"/>
          <w:szCs w:val="24"/>
        </w:rPr>
        <w:t>avant l’extension à l’échelle nationale ;</w:t>
      </w:r>
    </w:p>
    <w:p w14:paraId="54CE2590" w14:textId="77777777" w:rsidR="007E2D0C" w:rsidRPr="000A0C82" w:rsidRDefault="007E2D0C" w:rsidP="007E2D0C">
      <w:pPr>
        <w:pStyle w:val="Paragraphedeliste"/>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68" w:hanging="357"/>
        <w:contextualSpacing/>
        <w:jc w:val="both"/>
        <w:rPr>
          <w:rFonts w:ascii="Ebrima" w:hAnsi="Ebrima"/>
          <w:color w:val="auto"/>
          <w:sz w:val="24"/>
          <w:szCs w:val="24"/>
        </w:rPr>
      </w:pPr>
      <w:r>
        <w:rPr>
          <w:rFonts w:ascii="Ebrima" w:hAnsi="Ebrima"/>
          <w:color w:val="auto"/>
          <w:sz w:val="24"/>
          <w:szCs w:val="24"/>
        </w:rPr>
        <w:t>Les parcelles des producteurs des 65 sociétés coopératives engagées dans le projet ont été diagnostiquées et les plans de développement des cacaoyères (PDC) ont été élaborés ;</w:t>
      </w:r>
    </w:p>
    <w:p w14:paraId="0383E7B3" w14:textId="77777777" w:rsidR="007E2D0C" w:rsidRPr="000A0C82" w:rsidRDefault="007E2D0C" w:rsidP="007E2D0C">
      <w:pPr>
        <w:pStyle w:val="Paragraphedeliste"/>
        <w:numPr>
          <w:ilvl w:val="0"/>
          <w:numId w:val="19"/>
        </w:numPr>
        <w:spacing w:after="0" w:line="240" w:lineRule="auto"/>
        <w:ind w:left="368" w:hanging="357"/>
        <w:jc w:val="both"/>
        <w:rPr>
          <w:rFonts w:ascii="Ebrima" w:hAnsi="Ebrima"/>
          <w:color w:val="auto"/>
          <w:sz w:val="24"/>
          <w:szCs w:val="24"/>
        </w:rPr>
      </w:pPr>
      <w:r>
        <w:rPr>
          <w:rFonts w:ascii="Ebrima" w:hAnsi="Ebrima"/>
          <w:color w:val="auto"/>
          <w:sz w:val="24"/>
          <w:szCs w:val="24"/>
        </w:rPr>
        <w:t>Les capacités des producteurs du projet ont été renforcées sur les bonnes pratiques agricoles, sociales et environnementales pour la production de cacao respectant les exigences de la Norme ARS 1000 ;</w:t>
      </w:r>
    </w:p>
    <w:p w14:paraId="765C5E18" w14:textId="672D7D1B" w:rsidR="007E2D0C" w:rsidRPr="000A0C82" w:rsidRDefault="007E2D0C" w:rsidP="007E2D0C">
      <w:pPr>
        <w:pStyle w:val="Paragraphedeliste"/>
        <w:numPr>
          <w:ilvl w:val="0"/>
          <w:numId w:val="19"/>
        </w:numPr>
        <w:spacing w:after="0" w:line="240" w:lineRule="auto"/>
        <w:ind w:left="368" w:hanging="357"/>
        <w:jc w:val="both"/>
        <w:rPr>
          <w:rFonts w:ascii="Ebrima" w:hAnsi="Ebrima"/>
          <w:color w:val="auto"/>
          <w:sz w:val="24"/>
          <w:szCs w:val="24"/>
        </w:rPr>
      </w:pPr>
      <w:r>
        <w:rPr>
          <w:rFonts w:ascii="Ebrima" w:hAnsi="Ebrima"/>
          <w:color w:val="auto"/>
          <w:sz w:val="24"/>
          <w:szCs w:val="24"/>
        </w:rPr>
        <w:t xml:space="preserve">Les audits de certification des sociétés coopératives sélectionnées sont achevés. Les premiers certificats ARS 1000 ont été délivrés à 53 sociétés coopératives sur 65.</w:t>
      </w:r>
    </w:p>
    <w:p w14:paraId="592EFB45" w14:textId="38CC12D5" w:rsidR="00137F51" w:rsidRPr="000A0C82" w:rsidRDefault="00137F51" w:rsidP="007E2D0C">
      <w:pPr>
        <w:pStyle w:val="Paragraphedeliste"/>
        <w:numPr>
          <w:ilvl w:val="0"/>
          <w:numId w:val="19"/>
        </w:numPr>
        <w:spacing w:after="0" w:line="240" w:lineRule="auto"/>
        <w:ind w:left="368" w:hanging="357"/>
        <w:jc w:val="both"/>
        <w:rPr>
          <w:rFonts w:ascii="Ebrima" w:hAnsi="Ebrima"/>
          <w:color w:val="auto"/>
          <w:sz w:val="24"/>
          <w:szCs w:val="24"/>
        </w:rPr>
      </w:pPr>
      <w:r>
        <w:rPr>
          <w:rFonts w:ascii="Ebrima" w:hAnsi="Ebrima"/>
          <w:color w:val="auto"/>
          <w:sz w:val="24"/>
          <w:szCs w:val="24"/>
        </w:rPr>
        <w:t>La phase d’extension du programme de certification est en cours de déploiement.</w:t>
      </w:r>
    </w:p>
    <w:p w14:paraId="5092B508" w14:textId="77777777" w:rsidR="007E2D0C" w:rsidRPr="000A0C82" w:rsidRDefault="007E2D0C" w:rsidP="007E2D0C">
      <w:pPr>
        <w:pStyle w:val="Paragraphedeliste"/>
        <w:spacing w:after="0" w:line="240" w:lineRule="auto"/>
        <w:ind w:left="368"/>
        <w:jc w:val="both"/>
        <w:rPr>
          <w:rFonts w:ascii="Ebrima" w:hAnsi="Ebrima"/>
          <w:color w:val="FF0000"/>
          <w:sz w:val="24"/>
          <w:szCs w:val="24"/>
        </w:rPr>
      </w:pPr>
    </w:p>
    <w:p w14:paraId="52D9A046" w14:textId="3340B3D9" w:rsidR="00CB23C3" w:rsidRPr="000A0C82" w:rsidRDefault="0036147C" w:rsidP="00D43D6B">
      <w:pPr>
        <w:ind w:left="11"/>
        <w:jc w:val="both"/>
        <w:rPr>
          <w:rFonts w:ascii="Ebrima" w:hAnsi="Ebrima" w:cs="Tahoma"/>
          <w:u w:color="000000"/>
          <w:lang w:val="fr-FR" w:eastAsia="fr-FR"/>
          <w14:textOutline w14:w="0" w14:cap="flat" w14:cmpd="sng" w14:algn="ctr">
            <w14:noFill/>
            <w14:prstDash w14:val="solid"/>
            <w14:bevel/>
          </w14:textOutline>
        </w:rPr>
      </w:pPr>
      <w:r>
        <w:rPr>
          <w:rFonts w:ascii="Ebrima" w:hAnsi="Ebrima" w:cs="Tahoma"/>
          <w:b/>
          <w:bCs/>
          <w:u w:color="000000"/>
          <w:lang w:val="fr-FR" w:eastAsia="fr-FR"/>
          <w14:textOutline w14:w="0" w14:cap="flat" w14:cmpd="sng" w14:algn="ctr">
            <w14:noFill/>
            <w14:prstDash w14:val="solid"/>
            <w14:bevel/>
          </w14:textOutline>
        </w:rPr>
        <w:t xml:space="preserve">Dans le cadre de la lutte contre la déforestation, </w:t>
      </w:r>
      <w:r>
        <w:rPr>
          <w:rFonts w:ascii="Ebrima" w:hAnsi="Ebrima" w:cs="Tahoma"/>
          <w:u w:color="000000"/>
          <w:lang w:val="fr-FR" w:eastAsia="fr-FR"/>
          <w14:textOutline w14:w="0" w14:cap="flat" w14:cmpd="sng" w14:algn="ctr">
            <w14:noFill/>
            <w14:prstDash w14:val="solid"/>
            <w14:bevel/>
          </w14:textOutline>
        </w:rPr>
        <w:t>le conseil du café-cacao développe son propre projet de contribution à la reforestation d’une part et coordonne la plateforme de coordination des initiatives d’agroforesteries et des projets carbone depuis mars 2025 d’autre part.</w:t>
      </w:r>
    </w:p>
    <w:p w14:paraId="760A9A5B" w14:textId="77777777" w:rsidR="00197BC5" w:rsidRPr="000A0C82" w:rsidRDefault="00197BC5" w:rsidP="00D43D6B">
      <w:pPr>
        <w:ind w:left="11"/>
        <w:jc w:val="both"/>
        <w:rPr>
          <w:rFonts w:ascii="Ebrima" w:hAnsi="Ebrima" w:cs="Tahoma"/>
          <w:u w:color="000000"/>
          <w:lang w:val="fr-FR" w:eastAsia="fr-FR"/>
          <w14:textOutline w14:w="0" w14:cap="flat" w14:cmpd="sng" w14:algn="ctr">
            <w14:noFill/>
            <w14:prstDash w14:val="solid"/>
            <w14:bevel/>
          </w14:textOutline>
        </w:rPr>
      </w:pPr>
    </w:p>
    <w:p w14:paraId="112E3343" w14:textId="0FC6EB0A" w:rsidR="00D43D6B" w:rsidRPr="000A0C82" w:rsidRDefault="00197BC5" w:rsidP="00D43D6B">
      <w:pPr>
        <w:spacing w:after="160" w:line="278" w:lineRule="auto"/>
        <w:jc w:val="both"/>
        <w:rPr>
          <w:rFonts w:ascii="Ebrima" w:hAnsi="Ebrima"/>
          <w:lang w:val="fr-FR"/>
        </w:rPr>
      </w:pPr>
      <w:r>
        <w:rPr>
          <w:rFonts w:ascii="Ebrima" w:hAnsi="Ebrima"/>
          <w:lang w:val="fr-FR"/>
        </w:rPr>
        <w:t xml:space="preserve">D’abord, il faut noter que le Conseil du Café-Cacao met en œuvre depuis 2021 le </w:t>
      </w:r>
      <w:r>
        <w:rPr>
          <w:rFonts w:ascii="Ebrima" w:hAnsi="Ebrima"/>
          <w:b/>
          <w:bCs/>
          <w:lang w:val="fr-FR"/>
        </w:rPr>
        <w:t>Projet de contribution à la reforestation dans la filière café-cacao</w:t>
      </w:r>
      <w:r>
        <w:rPr>
          <w:rFonts w:ascii="Ebrima" w:hAnsi="Ebrima"/>
          <w:lang w:val="fr-FR"/>
        </w:rPr>
        <w:t xml:space="preserve">, dont l'objectif est de transformer </w:t>
        <w:lastRenderedPageBreak/>
        <w:t xml:space="preserve">progressivement les plantations cacaoyères en systèmes agroforestiers productifs et durables, conformément à la </w:t>
      </w:r>
      <w:r>
        <w:rPr>
          <w:rFonts w:ascii="Ebrima" w:hAnsi="Ebrima"/>
          <w:b/>
          <w:bCs/>
          <w:lang w:val="fr-FR"/>
        </w:rPr>
        <w:t>Norme ARS 1000</w:t>
      </w:r>
      <w:r>
        <w:rPr>
          <w:rFonts w:ascii="Ebrima" w:hAnsi="Ebrima"/>
          <w:lang w:val="fr-FR"/>
        </w:rPr>
        <w:t xml:space="preserve">, référence nationale en matière de cacao durable. Ce projet repose sur la distribution de plants d'essences forestières aux producteurs et leur accompagnement technique par l'Agence Nationale d'Appui au Développement Rural (ANADER). À ce titre, </w:t>
      </w:r>
      <w:r>
        <w:rPr>
          <w:rFonts w:ascii="Ebrima" w:hAnsi="Ebrima"/>
          <w:b/>
          <w:bCs/>
          <w:lang w:val="fr-FR"/>
        </w:rPr>
        <w:t>13 683 025 plants</w:t>
      </w:r>
      <w:r>
        <w:rPr>
          <w:rFonts w:ascii="Ebrima" w:hAnsi="Ebrima"/>
          <w:lang w:val="fr-FR"/>
        </w:rPr>
        <w:t xml:space="preserve"> ont été introduits dans les plantations entre </w:t>
      </w:r>
      <w:r>
        <w:rPr>
          <w:rFonts w:ascii="Ebrima" w:hAnsi="Ebrima"/>
          <w:b/>
          <w:bCs/>
          <w:lang w:val="fr-FR"/>
        </w:rPr>
        <w:t>2021 et 2025</w:t>
      </w:r>
      <w:r>
        <w:rPr>
          <w:rFonts w:ascii="Ebrima" w:hAnsi="Ebrima"/>
          <w:lang w:val="fr-FR"/>
        </w:rPr>
        <w:t xml:space="preserve"> grâce aux interventions directes du Conseil du Café-Cacao.</w:t>
      </w:r>
    </w:p>
    <w:p w14:paraId="748866EB" w14:textId="138022E3" w:rsidR="00197BC5" w:rsidRPr="000A0C82" w:rsidRDefault="00197BC5" w:rsidP="00D43D6B">
      <w:pPr>
        <w:spacing w:after="160" w:line="278" w:lineRule="auto"/>
        <w:jc w:val="both"/>
        <w:rPr>
          <w:rFonts w:ascii="Ebrima" w:hAnsi="Ebrima"/>
          <w:lang w:val="fr-FR"/>
        </w:rPr>
      </w:pPr>
      <w:r>
        <w:rPr>
          <w:rFonts w:ascii="Ebrima" w:hAnsi="Ebrima"/>
          <w:lang w:val="fr-FR"/>
        </w:rPr>
        <w:t xml:space="preserve">Ensuite, en </w:t>
      </w:r>
      <w:r>
        <w:rPr>
          <w:rFonts w:ascii="Ebrima" w:hAnsi="Ebrima"/>
          <w:b/>
          <w:bCs/>
          <w:lang w:val="fr-FR"/>
        </w:rPr>
        <w:t>mars 2025</w:t>
      </w:r>
      <w:r>
        <w:rPr>
          <w:rFonts w:ascii="Ebrima" w:hAnsi="Ebrima"/>
          <w:lang w:val="fr-FR"/>
        </w:rPr>
        <w:t xml:space="preserve">, la </w:t>
      </w:r>
      <w:r>
        <w:rPr>
          <w:rFonts w:ascii="Ebrima" w:hAnsi="Ebrima"/>
          <w:b/>
          <w:bCs/>
          <w:lang w:val="fr-FR"/>
        </w:rPr>
        <w:t xml:space="preserve">Plateforme de coordination des initiatives d'agroforesterie et des projets carbone a été mis en place par </w:t>
      </w:r>
      <w:r>
        <w:rPr>
          <w:rFonts w:ascii="Ebrima" w:hAnsi="Ebrima"/>
          <w:lang w:val="fr-FR"/>
        </w:rPr>
        <w:t xml:space="preserve">le Conseil du Café-Cacao avec l’appui de tous les acteurs dans le domaine afin d'assurer une meilleure coordination des interventions et de renforcer leurs impacts environnementaux, sociaux et économiques. La première Assemblée plénière de cette plateforme, tenue les </w:t>
      </w:r>
      <w:r>
        <w:rPr>
          <w:rFonts w:ascii="Ebrima" w:hAnsi="Ebrima"/>
          <w:b/>
          <w:bCs/>
          <w:lang w:val="fr-FR"/>
        </w:rPr>
        <w:t>25 et 26 février 2026</w:t>
      </w:r>
      <w:r>
        <w:rPr>
          <w:rFonts w:ascii="Ebrima" w:hAnsi="Ebrima"/>
          <w:lang w:val="fr-FR"/>
        </w:rPr>
        <w:t xml:space="preserve">, a permis d'examiner le bilan des actions conduites au cours de la campagne </w:t>
      </w:r>
      <w:r>
        <w:rPr>
          <w:rFonts w:ascii="Ebrima" w:hAnsi="Ebrima"/>
          <w:b/>
          <w:bCs/>
          <w:lang w:val="fr-FR"/>
        </w:rPr>
        <w:t>2024-2025</w:t>
      </w:r>
      <w:r>
        <w:rPr>
          <w:rFonts w:ascii="Ebrima" w:hAnsi="Ebrima"/>
          <w:lang w:val="fr-FR"/>
        </w:rPr>
        <w:t xml:space="preserve"> et de définir les priorités de la campagne </w:t>
      </w:r>
      <w:r>
        <w:rPr>
          <w:rFonts w:ascii="Ebrima" w:hAnsi="Ebrima"/>
          <w:b/>
          <w:bCs/>
          <w:lang w:val="fr-FR"/>
        </w:rPr>
        <w:t>2025-2026</w:t>
      </w:r>
      <w:r>
        <w:rPr>
          <w:rFonts w:ascii="Ebrima" w:hAnsi="Ebrima"/>
          <w:lang w:val="fr-FR"/>
        </w:rPr>
        <w:t>.</w:t>
      </w:r>
    </w:p>
    <w:p w14:paraId="2FE13DEF" w14:textId="54452D3F" w:rsidR="00197BC5" w:rsidRPr="000A0C82" w:rsidRDefault="00197BC5" w:rsidP="00D43D6B">
      <w:pPr>
        <w:spacing w:after="160" w:line="278" w:lineRule="auto"/>
        <w:jc w:val="both"/>
        <w:rPr>
          <w:rFonts w:ascii="Ebrima" w:hAnsi="Ebrima"/>
          <w:lang w:val="fr-FR"/>
        </w:rPr>
      </w:pPr>
      <w:r>
        <w:rPr>
          <w:rFonts w:ascii="Ebrima" w:hAnsi="Ebrima"/>
          <w:lang w:val="fr-FR"/>
        </w:rPr>
        <w:t xml:space="preserve">À l'horizon </w:t>
      </w:r>
      <w:r>
        <w:rPr>
          <w:rFonts w:ascii="Ebrima" w:hAnsi="Ebrima"/>
          <w:b/>
          <w:bCs/>
          <w:lang w:val="fr-FR"/>
        </w:rPr>
        <w:t>2035</w:t>
      </w:r>
      <w:r>
        <w:rPr>
          <w:rFonts w:ascii="Ebrima" w:hAnsi="Ebrima"/>
          <w:lang w:val="fr-FR"/>
        </w:rPr>
        <w:t xml:space="preserve">, la </w:t>
      </w:r>
      <w:r>
        <w:rPr>
          <w:rFonts w:ascii="Ebrima" w:hAnsi="Ebrima"/>
          <w:b/>
          <w:bCs/>
          <w:lang w:val="fr-FR"/>
        </w:rPr>
        <w:t xml:space="preserve">Plateforme de coordination des initiatives d'agroforesterie et des projets carbone </w:t>
      </w:r>
      <w:r>
        <w:rPr>
          <w:rFonts w:ascii="Ebrima" w:hAnsi="Ebrima"/>
          <w:lang w:val="fr-FR"/>
        </w:rPr>
        <w:t xml:space="preserve">vise la conversion de </w:t>
      </w:r>
      <w:r>
        <w:rPr>
          <w:rFonts w:ascii="Ebrima" w:hAnsi="Ebrima"/>
          <w:b/>
          <w:bCs/>
          <w:lang w:val="fr-FR"/>
        </w:rPr>
        <w:t>2,5 millions d'hectares</w:t>
      </w:r>
      <w:r>
        <w:rPr>
          <w:rFonts w:ascii="Ebrima" w:hAnsi="Ebrima"/>
          <w:lang w:val="fr-FR"/>
        </w:rPr>
        <w:t xml:space="preserve"> de plantations en systèmes agroforestiers, la plantation de </w:t>
      </w:r>
      <w:r>
        <w:rPr>
          <w:rFonts w:ascii="Ebrima" w:hAnsi="Ebrima"/>
          <w:b/>
          <w:bCs/>
          <w:lang w:val="fr-FR"/>
        </w:rPr>
        <w:t>100 millions d'arbres forestiers</w:t>
      </w:r>
      <w:r>
        <w:rPr>
          <w:rFonts w:ascii="Ebrima" w:hAnsi="Ebrima"/>
          <w:lang w:val="fr-FR"/>
        </w:rPr>
        <w:t xml:space="preserve"> et la valorisation d'un potentiel de </w:t>
      </w:r>
      <w:r>
        <w:rPr>
          <w:rFonts w:ascii="Ebrima" w:hAnsi="Ebrima"/>
          <w:b/>
          <w:bCs/>
          <w:lang w:val="fr-FR"/>
        </w:rPr>
        <w:t>250 millions de tonnes équivalent CO₂</w:t>
      </w:r>
      <w:r>
        <w:rPr>
          <w:rFonts w:ascii="Ebrima" w:hAnsi="Ebrima"/>
          <w:lang w:val="fr-FR"/>
        </w:rPr>
        <w:t>.</w:t>
      </w:r>
    </w:p>
    <w:p w14:paraId="15B36351" w14:textId="467432AD" w:rsidR="00197BC5" w:rsidRPr="000A0C82" w:rsidRDefault="00197BC5" w:rsidP="003B0EA3">
      <w:pPr>
        <w:spacing w:after="160" w:line="278" w:lineRule="auto"/>
        <w:jc w:val="both"/>
        <w:rPr>
          <w:rFonts w:ascii="Ebrima" w:hAnsi="Ebrima"/>
          <w:lang w:val="fr-FR"/>
        </w:rPr>
      </w:pPr>
      <w:r>
        <w:rPr>
          <w:rFonts w:ascii="Ebrima" w:hAnsi="Ebrima"/>
          <w:lang w:val="fr-FR"/>
        </w:rPr>
        <w:t xml:space="preserve">Le bilan consolidé de la campagne </w:t>
      </w:r>
      <w:r>
        <w:rPr>
          <w:rFonts w:ascii="Ebrima" w:hAnsi="Ebrima"/>
          <w:b/>
          <w:bCs/>
          <w:lang w:val="fr-FR"/>
        </w:rPr>
        <w:t>2024-2025</w:t>
      </w:r>
      <w:r>
        <w:rPr>
          <w:rFonts w:ascii="Ebrima" w:hAnsi="Ebrima"/>
          <w:lang w:val="fr-FR"/>
        </w:rPr>
        <w:t xml:space="preserve">, établi à partir des contributions de </w:t>
      </w:r>
      <w:r>
        <w:rPr>
          <w:rFonts w:ascii="Ebrima" w:hAnsi="Ebrima"/>
          <w:b/>
          <w:bCs/>
          <w:lang w:val="fr-FR"/>
        </w:rPr>
        <w:t>onze (11) acteurs</w:t>
      </w:r>
      <w:r>
        <w:rPr>
          <w:rFonts w:ascii="Ebrima" w:hAnsi="Ebrima"/>
          <w:lang w:val="fr-FR"/>
        </w:rPr>
        <w:t xml:space="preserve"> de la filière, fait ressortir la distribution de </w:t>
      </w:r>
      <w:r>
        <w:rPr>
          <w:rFonts w:ascii="Ebrima" w:hAnsi="Ebrima"/>
          <w:b/>
          <w:bCs/>
          <w:lang w:val="fr-FR"/>
        </w:rPr>
        <w:t>9 779 035 plants</w:t>
      </w:r>
      <w:r>
        <w:rPr>
          <w:rFonts w:ascii="Ebrima" w:hAnsi="Ebrima"/>
          <w:lang w:val="fr-FR"/>
        </w:rPr>
        <w:t xml:space="preserve"> au bénéfice de </w:t>
      </w:r>
      <w:r>
        <w:rPr>
          <w:rFonts w:ascii="Ebrima" w:hAnsi="Ebrima"/>
          <w:b/>
          <w:bCs/>
          <w:lang w:val="fr-FR"/>
        </w:rPr>
        <w:t>312 577 producteurs</w:t>
      </w:r>
      <w:r>
        <w:rPr>
          <w:rFonts w:ascii="Ebrima" w:hAnsi="Ebrima"/>
          <w:lang w:val="fr-FR"/>
        </w:rPr>
        <w:t>, traduisant une mobilisation croissante des acteurs autour de la transition agroforestière. Ces résultats concernent l'ensemble des partenaires de la filière et sont distincts des réalisations cumulées du projet du Conseil du Café-Cacao.</w:t>
      </w:r>
    </w:p>
    <w:p w14:paraId="1DF5E4AF" w14:textId="77777777" w:rsidR="00197BC5" w:rsidRPr="000A0C82" w:rsidRDefault="00197BC5" w:rsidP="00D43D6B">
      <w:pPr>
        <w:spacing w:after="160" w:line="278" w:lineRule="auto"/>
        <w:jc w:val="both"/>
        <w:rPr>
          <w:rFonts w:ascii="Ebrima" w:hAnsi="Ebrima"/>
          <w:lang w:val="fr-FR"/>
        </w:rPr>
      </w:pPr>
      <w:r>
        <w:rPr>
          <w:rFonts w:ascii="Ebrima" w:hAnsi="Ebrima"/>
          <w:lang w:val="fr-FR"/>
        </w:rPr>
        <w:t xml:space="preserve">Au titre de la campagne </w:t>
      </w:r>
      <w:r>
        <w:rPr>
          <w:rFonts w:ascii="Ebrima" w:hAnsi="Ebrima"/>
          <w:b/>
          <w:bCs/>
          <w:lang w:val="fr-FR"/>
        </w:rPr>
        <w:t>2025-2026</w:t>
      </w:r>
      <w:r>
        <w:rPr>
          <w:rFonts w:ascii="Ebrima" w:hAnsi="Ebrima"/>
          <w:lang w:val="fr-FR"/>
        </w:rPr>
        <w:t xml:space="preserve">, les actions prioritaires portent sur la mise en œuvre de </w:t>
      </w:r>
      <w:r>
        <w:rPr>
          <w:rFonts w:ascii="Ebrima" w:hAnsi="Ebrima"/>
          <w:b/>
          <w:bCs/>
          <w:lang w:val="fr-FR"/>
        </w:rPr>
        <w:t>l'évaluation nationale de la couverture agroforestière des plantations cacaoyères</w:t>
      </w:r>
      <w:r>
        <w:rPr>
          <w:rFonts w:ascii="Ebrima" w:hAnsi="Ebrima"/>
          <w:lang w:val="fr-FR"/>
        </w:rPr>
        <w:t xml:space="preserve">, engagée depuis </w:t>
      </w:r>
      <w:r>
        <w:rPr>
          <w:rFonts w:ascii="Ebrima" w:hAnsi="Ebrima"/>
          <w:b/>
          <w:bCs/>
          <w:lang w:val="fr-FR"/>
        </w:rPr>
        <w:t>avril 2026</w:t>
      </w:r>
      <w:r>
        <w:rPr>
          <w:rFonts w:ascii="Ebrima" w:hAnsi="Ebrima"/>
          <w:lang w:val="fr-FR"/>
        </w:rPr>
        <w:t xml:space="preserve">, afin d'établir une situation de référence fiable et de mettre en place un dispositif de suivi satellitaire de la transition agroforestière. En parallèle, le Conseil du Café-Cacao finalise un </w:t>
      </w:r>
      <w:r>
        <w:rPr>
          <w:rFonts w:ascii="Ebrima" w:hAnsi="Ebrima"/>
          <w:b/>
          <w:bCs/>
          <w:lang w:val="fr-FR"/>
        </w:rPr>
        <w:t>outil numérique de centralisation et de suivi</w:t>
      </w:r>
      <w:r>
        <w:rPr>
          <w:rFonts w:ascii="Ebrima" w:hAnsi="Ebrima"/>
          <w:lang w:val="fr-FR"/>
        </w:rPr>
        <w:t xml:space="preserve"> des initiatives d'agroforesterie, destiné à renforcer la coordination des interventions, la traçabilité des réalisations, la prévention des doubles comptages et le pilotage de la stratégie nationale.</w:t>
      </w:r>
    </w:p>
    <w:p w14:paraId="3A7EE07F" w14:textId="3BC1AC52" w:rsidR="00197BC5" w:rsidRPr="000A0C82" w:rsidRDefault="00197BC5" w:rsidP="001F4FE6">
      <w:pPr>
        <w:jc w:val="both"/>
        <w:rPr>
          <w:rFonts w:ascii="Ebrima" w:hAnsi="Ebrima"/>
          <w:color w:val="FF0000"/>
          <w:lang w:val="fr-FR"/>
        </w:rPr>
      </w:pPr>
      <w:r>
        <w:rPr>
          <w:rFonts w:ascii="Ebrima" w:hAnsi="Ebrima"/>
          <w:lang w:val="fr-FR"/>
        </w:rPr>
        <w:t>Ces actions marquent une étape importante dans la consolidation d'un dispositif national de gouvernance de l'agroforesterie, fondé sur une meilleure coordination des acteurs, des données fiables et un suivi transparent des progrès réalisés en matière de reforestation du verger cacaoyer national.</w:t>
      </w:r>
    </w:p>
    <w:p w14:paraId="01E684FC" w14:textId="505B26AE" w:rsidR="007E2D0C" w:rsidRPr="000A0C82" w:rsidRDefault="007E2D0C" w:rsidP="001F4FE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cs="Tahoma"/>
          <w:bdr w:val="none" w:sz="0" w:space="0" w:color="auto"/>
          <w:lang w:val="fr-FR" w:eastAsia="fr-FR"/>
        </w:rPr>
      </w:pPr>
      <w:r>
        <w:rPr>
          <w:rFonts w:ascii="Ebrima" w:eastAsia="Times New Roman" w:hAnsi="Ebrima" w:cs="Tahoma"/>
          <w:b/>
          <w:i/>
          <w:bdr w:val="none" w:sz="0" w:space="0" w:color="auto"/>
          <w:lang w:val="fr-FR" w:eastAsia="fr-FR"/>
        </w:rPr>
        <w:t>Concernant la lutte contre le Swollen shoot</w:t>
      </w:r>
      <w:r>
        <w:rPr>
          <w:rFonts w:ascii="Ebrima" w:eastAsia="Times New Roman" w:hAnsi="Ebrima" w:cs="Tahoma"/>
          <w:bdr w:val="none" w:sz="0" w:space="0" w:color="auto"/>
          <w:lang w:val="fr-FR" w:eastAsia="fr-FR"/>
        </w:rPr>
        <w:t xml:space="preserve">, il est mis en œuvre un programme d’intensification de l’arrachage de tous les foyers d’infection. Ce programme d’une durée de trois (3) ans, pour un objectif d’arrachage de 100 000 hectares (ha) de vergers infectés a été lancé à Okoukoffikro (localité de Bouaflé) le 22 janvier 2018. Il fait suite à une première phase (octobre 2015 à décembre 2017) au cours de laquelle 21 687 ha de parcelles infectées ont été arrachées. Au 30 septembre 2021, ce sont </w:t>
      </w:r>
      <w:r>
        <w:rPr>
          <w:rFonts w:ascii="Ebrima" w:eastAsia="Times New Roman" w:hAnsi="Ebrima" w:cs="Tahoma"/>
          <w:b/>
          <w:bdr w:val="none" w:sz="0" w:space="0" w:color="auto"/>
          <w:lang w:val="fr-FR" w:eastAsia="fr-FR"/>
        </w:rPr>
        <w:t>105 015,01</w:t>
      </w:r>
      <w:r>
        <w:rPr>
          <w:rFonts w:ascii="Ebrima" w:eastAsia="Times New Roman" w:hAnsi="Ebrima" w:cs="Tahoma"/>
          <w:bdr w:val="none" w:sz="0" w:space="0" w:color="auto"/>
          <w:lang w:val="fr-FR" w:eastAsia="fr-FR"/>
        </w:rPr>
        <w:t xml:space="preserve"> </w:t>
      </w:r>
      <w:r>
        <w:rPr>
          <w:rFonts w:ascii="Ebrima" w:eastAsia="Times New Roman" w:hAnsi="Ebrima" w:cs="Tahoma"/>
          <w:b/>
          <w:bdr w:val="none" w:sz="0" w:space="0" w:color="auto"/>
          <w:lang w:val="fr-FR" w:eastAsia="fr-FR"/>
        </w:rPr>
        <w:t>ha</w:t>
      </w:r>
      <w:r>
        <w:rPr>
          <w:rFonts w:ascii="Ebrima" w:eastAsia="Times New Roman" w:hAnsi="Ebrima" w:cs="Tahoma"/>
          <w:bdr w:val="none" w:sz="0" w:space="0" w:color="auto"/>
          <w:lang w:val="fr-FR" w:eastAsia="fr-FR"/>
        </w:rPr>
        <w:t xml:space="preserve"> qui ont été arrachés, soit un taux de réalisation de </w:t>
      </w:r>
      <w:r>
        <w:rPr>
          <w:rFonts w:ascii="Ebrima" w:eastAsia="Times New Roman" w:hAnsi="Ebrima" w:cs="Tahoma"/>
          <w:b/>
          <w:bdr w:val="none" w:sz="0" w:space="0" w:color="auto"/>
          <w:lang w:val="fr-FR" w:eastAsia="fr-FR"/>
        </w:rPr>
        <w:t xml:space="preserve">105,0</w:t>
      </w:r>
      <w:del w:id="100037" w:author="Claude" w:date="2026-09-29T09:00:00Z">
        <w:r>
          <w:rPr>
            <w:rFonts w:ascii="Ebrima" w:eastAsia="Times New Roman" w:hAnsi="Ebrima" w:cs="Tahoma"/>
            <w:b/>
            <w:bdr w:val="none" w:sz="0" w:space="0" w:color="auto"/>
            <w:lang w:val="fr-FR" w:eastAsia="fr-FR"/>
          </w:rPr>
          <w:delText xml:space="preserve">1</w:delText>
        </w:r>
      </w:del>
      <w:ins w:id="100038" w:author="Claude" w:date="2026-09-29T09:00:00Z">
        <w:r>
          <w:rPr>
            <w:rFonts w:ascii="Ebrima" w:eastAsia="Times New Roman" w:hAnsi="Ebrima" w:cs="Tahoma"/>
            <w:b/>
            <w:bdr w:val="none" w:sz="0" w:space="0" w:color="auto"/>
            <w:lang w:val="fr-FR" w:eastAsia="fr-FR"/>
          </w:rPr>
          <w:t xml:space="preserve">2</w:t>
        </w:r>
      </w:ins>
      <w:r>
        <w:rPr>
          <w:rFonts w:ascii="Ebrima" w:eastAsia="Times New Roman" w:hAnsi="Ebrima" w:cs="Tahoma"/>
          <w:b/>
          <w:bdr w:val="none" w:sz="0" w:space="0" w:color="auto"/>
          <w:lang w:val="fr-FR" w:eastAsia="fr-FR"/>
        </w:rPr>
        <w:t xml:space="preserve"> %</w:t>
      </w:r>
      <w:r>
        <w:rPr>
          <w:rFonts w:ascii="Ebrima" w:eastAsia="Times New Roman" w:hAnsi="Ebrima" w:cs="Tahoma"/>
          <w:bdr w:val="none" w:sz="0" w:space="0" w:color="auto"/>
          <w:lang w:val="fr-FR" w:eastAsia="fr-FR"/>
        </w:rPr>
        <w:t xml:space="preserve"> de l’objectif global du programme estimé à 100</w:t>
      </w:r>
      <w:del w:id="300009" w:author="Claude" w:date="2026-09-29T09:00:00Z">
        <w:r>
          <w:rPr>
            <w:rFonts w:ascii="Ebrima" w:eastAsia="Times New Roman" w:hAnsi="Ebrima" w:cs="Tahoma"/>
            <w:color w:val="FFFFFF" w:themeColor="background1"/>
            <w:bdr w:val="none" w:sz="0" w:space="0" w:color="auto"/>
            <w:lang w:val="fr-FR" w:eastAsia="fr-FR"/>
          </w:rPr>
          <w:delText xml:space="preserve">.</w:delText>
        </w:r>
      </w:del>
      <w:ins w:id="300010" w:author="Claude" w:date="2026-09-29T09:00:00Z">
        <w:r>
          <w:rPr>
            <w:rFonts w:ascii="Ebrima" w:eastAsia="Times New Roman" w:hAnsi="Ebrima" w:cs="Tahoma"/>
            <w:color w:val="FFFFFF" w:themeColor="background1"/>
            <w:bdr w:val="none" w:sz="0" w:space="0" w:color="auto"/>
            <w:lang w:val="fr-FR" w:eastAsia="fr-FR"/>
          </w:rPr>
          <w:t xml:space="preserve"> </w:t>
        </w:r>
      </w:ins>
      <w:r>
        <w:rPr>
          <w:rFonts w:ascii="Ebrima" w:eastAsia="Times New Roman" w:hAnsi="Ebrima" w:cs="Tahoma"/>
          <w:bdr w:val="none" w:sz="0" w:space="0" w:color="auto"/>
          <w:lang w:val="fr-FR" w:eastAsia="fr-FR"/>
        </w:rPr>
        <w:t xml:space="preserve">000 ha. </w:t>
      </w:r>
    </w:p>
    <w:p w14:paraId="71EB7384" w14:textId="53E7B162" w:rsidR="002B1504" w:rsidRPr="000A0C82" w:rsidRDefault="002B1504" w:rsidP="007E2D0C">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cs="Tahoma"/>
          <w:bdr w:val="none" w:sz="0" w:space="0" w:color="auto"/>
          <w:lang w:val="fr-FR" w:eastAsia="fr-FR"/>
        </w:rPr>
      </w:pPr>
    </w:p>
    <w:p w14:paraId="03886C13" w14:textId="0A16A730" w:rsidR="007E2D0C" w:rsidRPr="000A0C82" w:rsidRDefault="007E2D0C" w:rsidP="007E2D0C">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Times New Roman" w:hAnsi="Ebrima" w:cs="Tahoma"/>
          <w:bdr w:val="none" w:sz="0" w:space="0" w:color="auto"/>
          <w:lang w:val="fr-FR" w:eastAsia="fr-FR"/>
        </w:rPr>
      </w:pPr>
      <w:r>
        <w:rPr>
          <w:rFonts w:ascii="Ebrima" w:eastAsia="Times New Roman" w:hAnsi="Ebrima" w:cs="Tahoma"/>
          <w:bdr w:val="none" w:sz="0" w:space="0" w:color="auto"/>
          <w:lang w:val="fr-FR" w:eastAsia="fr-FR"/>
        </w:rPr>
        <w:lastRenderedPageBreak/>
        <w:t>Cependant, malgré l’atteinte de l’objectif tel que défini au démarrage du programme d’intensification de l’arrachage, des foyers d’infection continuent d’exister sur l’ensemble du verger cacaoyer. Face à ce constat, le programme d’arrachage a été maintenu sur la base de la surveillance, la détection précoce et l’arrachage systématique afin de réduire l’infection et ramener le taux de propagation de 9 % à 0 %.</w:t>
      </w:r>
    </w:p>
    <w:p w14:paraId="23A6D50C" w14:textId="2218A0B3" w:rsidR="001D3961" w:rsidRPr="000A0C82" w:rsidRDefault="001D3961" w:rsidP="001D3961">
      <w:pPr>
        <w:pStyle w:val="Corps"/>
        <w:jc w:val="both"/>
        <w:rPr>
          <w:rFonts w:ascii="Ebrima" w:hAnsi="Ebrima" w:cs="Tahoma"/>
          <w:color w:val="auto"/>
        </w:rPr>
      </w:pPr>
    </w:p>
    <w:p w14:paraId="5247E40C" w14:textId="454A853E" w:rsidR="001D3961" w:rsidRPr="000A0C82" w:rsidRDefault="001D3961" w:rsidP="001D3961">
      <w:pPr>
        <w:pStyle w:val="Corps"/>
        <w:jc w:val="both"/>
        <w:rPr>
          <w:rFonts w:ascii="Ebrima" w:hAnsi="Ebrima" w:cs="Tahoma"/>
          <w:color w:val="auto"/>
        </w:rPr>
      </w:pPr>
      <w:r>
        <w:rPr>
          <w:rFonts w:ascii="Ebrima" w:hAnsi="Ebrima" w:cs="Tahoma"/>
          <w:color w:val="auto"/>
        </w:rPr>
        <w:t xml:space="preserve">Ainsi, </w:t>
      </w:r>
      <w:r>
        <w:rPr>
          <w:rFonts w:ascii="Ebrima" w:hAnsi="Ebrima" w:cs="Tahoma"/>
          <w:b/>
          <w:color w:val="auto"/>
        </w:rPr>
        <w:t>41 514,06 hectares</w:t>
      </w:r>
      <w:r>
        <w:rPr>
          <w:rFonts w:ascii="Ebrima" w:hAnsi="Ebrima" w:cs="Tahoma"/>
          <w:color w:val="auto"/>
        </w:rPr>
        <w:t xml:space="preserve"> ont été arrachés au cours de la campagne 2021-2022, </w:t>
      </w:r>
      <w:r>
        <w:rPr>
          <w:rFonts w:ascii="Ebrima" w:hAnsi="Ebrima" w:cs="Tahoma"/>
          <w:b/>
          <w:color w:val="auto"/>
        </w:rPr>
        <w:t>34 077,61 hectares</w:t>
      </w:r>
      <w:r>
        <w:rPr>
          <w:rFonts w:ascii="Ebrima" w:hAnsi="Ebrima" w:cs="Tahoma"/>
          <w:color w:val="auto"/>
        </w:rPr>
        <w:t xml:space="preserve"> en 2022-2023, </w:t>
      </w:r>
      <w:r>
        <w:rPr>
          <w:rFonts w:ascii="Ebrima" w:hAnsi="Ebrima" w:cs="Tahoma"/>
          <w:b/>
          <w:color w:val="auto"/>
        </w:rPr>
        <w:t>3 206,51 hectares</w:t>
      </w:r>
      <w:r>
        <w:rPr>
          <w:rFonts w:ascii="Ebrima" w:hAnsi="Ebrima" w:cs="Tahoma"/>
          <w:color w:val="auto"/>
        </w:rPr>
        <w:t xml:space="preserve"> en 2023-2024 et </w:t>
      </w:r>
      <w:r>
        <w:rPr>
          <w:rFonts w:ascii="Ebrima" w:hAnsi="Ebrima" w:cs="Tahoma"/>
          <w:b/>
          <w:bCs/>
          <w:color w:val="auto"/>
        </w:rPr>
        <w:t>11 812,21 hectares au titre de la campagne 2024-2025</w:t>
      </w:r>
      <w:r>
        <w:rPr>
          <w:rFonts w:ascii="Ebrima" w:hAnsi="Ebrima" w:cs="Tahoma"/>
          <w:color w:val="auto"/>
        </w:rPr>
        <w:t>.</w:t>
      </w:r>
    </w:p>
    <w:p w14:paraId="2B0481E1" w14:textId="56E66E18" w:rsidR="001D3961" w:rsidRPr="000A0C82" w:rsidRDefault="001D3961" w:rsidP="001D3961">
      <w:pPr>
        <w:pStyle w:val="Corps"/>
        <w:jc w:val="both"/>
        <w:rPr>
          <w:rFonts w:ascii="Ebrima" w:hAnsi="Ebrima" w:cs="Tahoma"/>
          <w:color w:val="auto"/>
        </w:rPr>
      </w:pPr>
    </w:p>
    <w:p w14:paraId="66F76AE7" w14:textId="0403CC2F" w:rsidR="001D3961" w:rsidRPr="000A0C82" w:rsidRDefault="001D3961" w:rsidP="001D3961">
      <w:pPr>
        <w:pStyle w:val="Corps"/>
        <w:jc w:val="both"/>
        <w:rPr>
          <w:rFonts w:ascii="Ebrima" w:hAnsi="Ebrima" w:cs="Tahoma"/>
          <w:color w:val="auto"/>
        </w:rPr>
      </w:pPr>
      <w:r>
        <w:rPr>
          <w:rFonts w:ascii="Ebrima" w:hAnsi="Ebrima" w:cs="Tahoma"/>
          <w:bCs/>
          <w:color w:val="auto"/>
        </w:rPr>
        <w:t>Au total, depuis le démarrage de la phase d’intensification de l’arrachage, près de</w:t>
      </w:r>
      <w:r>
        <w:rPr>
          <w:rFonts w:ascii="Ebrima" w:hAnsi="Ebrima" w:cs="Tahoma"/>
          <w:b/>
          <w:bCs/>
          <w:color w:val="auto"/>
        </w:rPr>
        <w:t xml:space="preserve"> 195 625,4 hectares </w:t>
      </w:r>
      <w:r>
        <w:rPr>
          <w:rFonts w:ascii="Ebrima" w:hAnsi="Ebrima" w:cs="Tahoma"/>
          <w:bCs/>
          <w:color w:val="auto"/>
        </w:rPr>
        <w:t>de vergers infectés ont été arrachés</w:t>
      </w:r>
      <w:ins w:id="421" w:author="MANOU" w:date="2026-08-20T11:36:00Z">
        <w:r>
          <w:rPr>
            <w:rFonts w:ascii="Ebrima" w:hAnsi="Ebrima" w:cs="Tahoma"/>
            <w:bCs/>
            <w:color w:val="auto"/>
          </w:rPr>
          <w:t xml:space="preserve"> sur la p</w:t>
        </w:r>
      </w:ins>
      <w:ins w:id="422" w:author="MANOU" w:date="2026-08-20T11:38:00Z">
        <w:r>
          <w:rPr>
            <w:rFonts w:ascii="Ebrima" w:hAnsi="Ebrima" w:cs="Tahoma"/>
            <w:bCs/>
            <w:color w:val="auto"/>
          </w:rPr>
          <w:t>é</w:t>
        </w:r>
      </w:ins>
      <w:ins w:id="423" w:author="MANOU" w:date="2026-08-20T11:36:00Z">
        <w:r>
          <w:rPr>
            <w:rFonts w:ascii="Ebrima" w:hAnsi="Ebrima" w:cs="Tahoma"/>
            <w:bCs/>
            <w:color w:val="auto"/>
          </w:rPr>
          <w:t xml:space="preserve">riode 20</w:t>
        </w:r>
      </w:ins>
      <w:ins w:id="423" w:author="MANOU" w:date="2026-08-20T11:36:00Z">
        <w:del w:id="300011" w:author="Claude" w:date="2026-09-29T09:00:00Z">
          <w:r>
            <w:rPr>
              <w:rFonts w:ascii="Ebrima" w:hAnsi="Ebrima" w:cs="Tahoma"/>
              <w:bCs/>
              <w:color w:val="auto"/>
            </w:rPr>
            <w:delText xml:space="preserve">21</w:delText>
          </w:r>
        </w:del>
      </w:ins>
      <w:ins w:id="300012" w:author="Claude" w:date="2026-09-29T09:00:00Z">
        <w:r>
          <w:rPr>
            <w:rFonts w:ascii="Ebrima" w:hAnsi="Ebrima" w:cs="Tahoma"/>
            <w:bCs/>
            <w:color w:val="auto"/>
          </w:rPr>
          <w:t xml:space="preserve">18</w:t>
        </w:r>
      </w:ins>
      <w:ins w:id="423" w:author="MANOU" w:date="2026-08-20T11:36:00Z">
        <w:r>
          <w:rPr>
            <w:rFonts w:ascii="Ebrima" w:hAnsi="Ebrima" w:cs="Tahoma"/>
            <w:bCs/>
            <w:color w:val="auto"/>
          </w:rPr>
          <w:t xml:space="preserve">-2025</w:t>
        </w:r>
      </w:ins>
      <w:r>
        <w:rPr>
          <w:rFonts w:ascii="Ebrima" w:hAnsi="Ebrima" w:cs="Tahoma"/>
          <w:color w:val="auto"/>
        </w:rPr>
        <w:t xml:space="preserve">, traduisant les efforts constants du Conseil du Café-Cacao pour contenir et éradiquer durablement le Swollen shoot du verger cacaoyer national. Pour éviter la reprise de l’infection, les superficies arrachées n’ont pas été systématiquement replantées.</w:t>
      </w:r>
    </w:p>
    <w:p w14:paraId="3CCD1BC6" w14:textId="77777777" w:rsidR="001D3961" w:rsidRPr="000A0C82" w:rsidRDefault="001D3961" w:rsidP="001D3961">
      <w:pPr>
        <w:pStyle w:val="Corps"/>
        <w:jc w:val="both"/>
        <w:rPr>
          <w:rFonts w:ascii="Ebrima" w:hAnsi="Ebrima" w:cs="Tahoma"/>
          <w:color w:val="auto"/>
        </w:rPr>
      </w:pPr>
    </w:p>
    <w:p w14:paraId="23AF5E70" w14:textId="7F395966" w:rsidR="00A30DAA" w:rsidRPr="000A0C82" w:rsidRDefault="007E2D0C" w:rsidP="007E2D0C">
      <w:pPr>
        <w:ind w:left="11"/>
        <w:jc w:val="both"/>
        <w:rPr>
          <w:rFonts w:ascii="Ebrima" w:eastAsia="Calibri" w:hAnsi="Ebrima" w:cs="Tahoma"/>
          <w:color w:val="FF0000"/>
          <w:lang w:val="fr-CI"/>
        </w:rPr>
      </w:pPr>
      <w:r>
        <w:rPr>
          <w:rFonts w:ascii="Ebrima" w:hAnsi="Ebrima" w:cs="Courier New"/>
          <w:b/>
          <w:i/>
          <w:lang w:val="fr-CI"/>
        </w:rPr>
        <w:t xml:space="preserve">Pour contribuer à la régénération du verger cacaoyer ivoirien, </w:t>
      </w:r>
      <w:r>
        <w:rPr>
          <w:rFonts w:ascii="Ebrima" w:eastAsia="Calibri" w:hAnsi="Ebrima" w:cs="Tahoma"/>
          <w:lang w:val="fr-CI"/>
        </w:rPr>
        <w:t xml:space="preserve">le Conseil du Café-Cacao, </w:t>
      </w:r>
      <w:r>
        <w:rPr>
          <w:rFonts w:ascii="Ebrima" w:hAnsi="Ebrima" w:cs="Courier New"/>
          <w:b/>
          <w:i/>
          <w:lang w:val="fr-CI"/>
        </w:rPr>
        <w:t>tenant compte des arrachages et du vieillissement du verger</w:t>
      </w:r>
      <w:r>
        <w:rPr>
          <w:rFonts w:ascii="Ebrima" w:hAnsi="Ebrima" w:cs="Courier New"/>
          <w:lang w:val="fr-CI"/>
        </w:rPr>
        <w:t>,</w:t>
      </w:r>
      <w:r>
        <w:rPr>
          <w:rFonts w:ascii="Ebrima" w:eastAsia="Calibri" w:hAnsi="Ebrima" w:cs="Tahoma"/>
          <w:lang w:val="fr-CI"/>
        </w:rPr>
        <w:t xml:space="preserve"> a procédé à la distribution gracieuse de semences de cacao permettant de couvrir </w:t>
      </w:r>
      <w:del w:id="300013" w:author="Claude" w:date="2026-09-29T09:00:00Z">
        <w:r>
          <w:rPr>
            <w:rFonts w:ascii="Ebrima" w:eastAsia="Calibri" w:hAnsi="Ebrima" w:cs="Tahoma"/>
            <w:lang w:val="fr-CI"/>
          </w:rPr>
          <w:delText xml:space="preserve">de </w:delText>
        </w:r>
      </w:del>
      <w:r>
        <w:rPr>
          <w:rFonts w:ascii="Ebrima" w:eastAsia="Calibri" w:hAnsi="Ebrima" w:cs="Tahoma"/>
          <w:b/>
          <w:lang w:val="fr-CI"/>
        </w:rPr>
        <w:t xml:space="preserve">41 852 </w:t>
      </w:r>
      <w:r>
        <w:rPr>
          <w:rFonts w:ascii="Ebrima" w:eastAsia="Calibri" w:hAnsi="Ebrima" w:cs="Tahoma"/>
          <w:lang w:val="fr-CI"/>
        </w:rPr>
        <w:t xml:space="preserve">ha, au cours de la campagne 2025-2026. Ces semences améliorées de cacao provenant des champs semenciers du CNRA ont été mises à la disposition des producteurs de cacao recensés. Les producteurs ont reçu des plants </w:t>
      </w:r>
      <w:del w:id="424" w:author="MANOU" w:date="2026-08-20T11:39:00Z">
        <w:r>
          <w:rPr>
            <w:rFonts w:ascii="Ebrima" w:eastAsia="Calibri" w:hAnsi="Ebrima" w:cs="Tahoma"/>
            <w:lang w:val="fr-CI"/>
          </w:rPr>
          <w:delText>équivalent</w:delText>
        </w:r>
      </w:del>
      <w:ins w:id="425" w:author="MANOU" w:date="2026-08-20T11:39:00Z">
        <w:r>
          <w:rPr>
            <w:rFonts w:ascii="Ebrima" w:eastAsia="Calibri" w:hAnsi="Ebrima" w:cs="Tahoma"/>
            <w:lang w:val="fr-CI"/>
          </w:rPr>
          <w:t>équivalents</w:t>
        </w:r>
      </w:ins>
      <w:r>
        <w:rPr>
          <w:rFonts w:ascii="Ebrima" w:eastAsia="Calibri" w:hAnsi="Ebrima" w:cs="Tahoma"/>
          <w:lang w:val="fr-CI"/>
        </w:rPr>
        <w:t xml:space="preserve"> à près de 25 000 hectares de caféiers pour servir de plantes barrières contre la propagation du Swollen Shoot.</w:t>
      </w:r>
    </w:p>
    <w:p w14:paraId="19C6AA8F" w14:textId="77777777" w:rsidR="001D0967" w:rsidRPr="000A0C82" w:rsidRDefault="001D0967" w:rsidP="007E2D0C">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Calibri" w:hAnsi="Ebrima" w:cs="Courier New"/>
          <w:b/>
          <w:i/>
          <w:color w:val="FF0000"/>
          <w:bdr w:val="none" w:sz="0" w:space="0" w:color="auto"/>
          <w:lang w:val="fr-FR"/>
        </w:rPr>
      </w:pPr>
    </w:p>
    <w:p w14:paraId="7589E871" w14:textId="1923AD6F" w:rsidR="007E2D0C" w:rsidRPr="000A0C82" w:rsidRDefault="007E2D0C" w:rsidP="00E173D9">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Calibri" w:hAnsi="Ebrima" w:cs="Courier New"/>
          <w:bdr w:val="none" w:sz="0" w:space="0" w:color="auto"/>
          <w:lang w:val="fr-FR"/>
        </w:rPr>
      </w:pPr>
      <w:r>
        <w:rPr>
          <w:rFonts w:ascii="Ebrima" w:eastAsia="Calibri" w:hAnsi="Ebrima" w:cs="Courier New"/>
          <w:b/>
          <w:i/>
          <w:bdr w:val="none" w:sz="0" w:space="0" w:color="auto"/>
          <w:lang w:val="fr-FR"/>
        </w:rPr>
        <w:t>Au niveau du programme de relance caféière,</w:t>
      </w:r>
      <w:r>
        <w:rPr>
          <w:rFonts w:ascii="Ebrima" w:eastAsia="Calibri" w:hAnsi="Ebrima" w:cs="Courier New"/>
          <w:bdr w:val="none" w:sz="0" w:space="0" w:color="auto"/>
          <w:lang w:val="fr-FR"/>
        </w:rPr>
        <w:t xml:space="preserve"> sur la période d’octobre 2014 au 30 septembre 2025, </w:t>
      </w:r>
      <w:r>
        <w:rPr>
          <w:rFonts w:ascii="Ebrima" w:eastAsia="Calibri" w:hAnsi="Ebrima" w:cs="Courier New"/>
          <w:bCs/>
          <w:bdr w:val="none" w:sz="0" w:space="0" w:color="auto"/>
          <w:lang w:val="fr-FR"/>
        </w:rPr>
        <w:t>222 125</w:t>
      </w:r>
      <w:r>
        <w:rPr>
          <w:rFonts w:ascii="Ebrima" w:eastAsia="Calibri" w:hAnsi="Ebrima" w:cs="Courier New"/>
          <w:bdr w:val="none" w:sz="0" w:space="0" w:color="auto"/>
          <w:lang w:val="fr-FR"/>
        </w:rPr>
        <w:t xml:space="preserve"> ha de plantations ont été créées à partir de semences améliorées, par </w:t>
      </w:r>
      <w:r>
        <w:rPr>
          <w:rFonts w:ascii="Ebrima" w:eastAsia="Calibri" w:hAnsi="Ebrima" w:cs="Courier New"/>
          <w:bCs/>
          <w:bdr w:val="none" w:sz="0" w:space="0" w:color="auto"/>
          <w:lang w:val="fr-FR"/>
        </w:rPr>
        <w:t xml:space="preserve">250 719 </w:t>
      </w:r>
      <w:r>
        <w:rPr>
          <w:rFonts w:ascii="Ebrima" w:eastAsia="Calibri" w:hAnsi="Ebrima" w:cs="Courier New"/>
          <w:bdr w:val="none" w:sz="0" w:space="0" w:color="auto"/>
          <w:lang w:val="fr-FR"/>
        </w:rPr>
        <w:t xml:space="preserve">producteurs regroupés dans 14 870 organisations. Au cours de la même période, </w:t>
      </w:r>
      <w:r>
        <w:rPr>
          <w:rFonts w:ascii="Ebrima" w:eastAsia="Calibri" w:hAnsi="Ebrima" w:cs="Courier New"/>
          <w:bCs/>
          <w:bdr w:val="none" w:sz="0" w:space="0" w:color="auto"/>
          <w:lang w:val="fr-FR"/>
        </w:rPr>
        <w:t xml:space="preserve">29 318 </w:t>
      </w:r>
      <w:r>
        <w:rPr>
          <w:rFonts w:ascii="Ebrima" w:eastAsia="Calibri" w:hAnsi="Ebrima" w:cs="Courier New"/>
          <w:bdr w:val="none" w:sz="0" w:space="0" w:color="auto"/>
          <w:lang w:val="fr-FR"/>
        </w:rPr>
        <w:t xml:space="preserve">ha de vieux vergers de café ont été recépés en vue de leur régénération. </w:t>
      </w:r>
    </w:p>
    <w:p w14:paraId="46A7359B" w14:textId="5D72F8C9" w:rsidR="001D0967" w:rsidRPr="000A0C82" w:rsidRDefault="001D0967" w:rsidP="00E173D9">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Calibri" w:hAnsi="Ebrima" w:cs="Courier New"/>
          <w:bdr w:val="none" w:sz="0" w:space="0" w:color="auto"/>
          <w:lang w:val="fr-FR"/>
        </w:rPr>
      </w:pPr>
      <w:r>
        <w:rPr>
          <w:rFonts w:ascii="Ebrima" w:eastAsia="Calibri" w:hAnsi="Ebrima" w:cs="Courier New"/>
          <w:bdr w:val="none" w:sz="0" w:space="0" w:color="auto"/>
          <w:lang w:val="fr-FR"/>
        </w:rPr>
        <w:t xml:space="preserve">Au titre de la Campagne 2025-2026 en cours, il a été prévu la production de près de 20 000 hectares de plantules de café dans des germoirs et le recépage de 8 000 hectares de vieux vergers de café. Au 30 juin 2026, des plantules équivalent à près de 10 031 hectares de café ont été distribué</w:t>
      </w:r>
      <w:ins w:id="100039" w:author="Claude" w:date="2026-09-29T09:00:00Z">
        <w:r>
          <w:rPr>
            <w:rFonts w:ascii="Ebrima" w:eastAsia="Calibri" w:hAnsi="Ebrima" w:cs="Courier New"/>
            <w:bdr w:val="none" w:sz="0" w:space="0" w:color="auto"/>
            <w:lang w:val="fr-FR"/>
          </w:rPr>
          <w:t xml:space="preserve">e</w:t>
        </w:r>
      </w:ins>
      <w:r>
        <w:rPr>
          <w:rFonts w:ascii="Ebrima" w:eastAsia="Calibri" w:hAnsi="Ebrima" w:cs="Courier New"/>
          <w:bdr w:val="none" w:sz="0" w:space="0" w:color="auto"/>
          <w:lang w:val="fr-FR"/>
        </w:rPr>
        <w:t xml:space="preserve">s aux producteurs, soit un taux de réalisation de 50,15% et 7 415 hectares de vieux vergers café recépés ce qui équivaut à un taux de réalisation de 92,6</w:t>
      </w:r>
      <w:del w:id="100040" w:author="Claude" w:date="2026-09-29T09:00:00Z">
        <w:r>
          <w:rPr>
            <w:rFonts w:ascii="Ebrima" w:eastAsia="Calibri" w:hAnsi="Ebrima" w:cs="Courier New"/>
            <w:bdr w:val="none" w:sz="0" w:space="0" w:color="auto"/>
            <w:lang w:val="fr-FR"/>
          </w:rPr>
          <w:delText xml:space="preserve">8</w:delText>
        </w:r>
      </w:del>
      <w:ins w:id="100041" w:author="Claude" w:date="2026-09-29T09:00:00Z">
        <w:r>
          <w:rPr>
            <w:rFonts w:ascii="Ebrima" w:eastAsia="Calibri" w:hAnsi="Ebrima" w:cs="Courier New"/>
            <w:bdr w:val="none" w:sz="0" w:space="0" w:color="auto"/>
            <w:lang w:val="fr-FR"/>
          </w:rPr>
          <w:t xml:space="preserve">9 </w:t>
        </w:r>
      </w:ins>
      <w:r>
        <w:rPr>
          <w:rFonts w:ascii="Ebrima" w:eastAsia="Calibri" w:hAnsi="Ebrima" w:cs="Courier New"/>
          <w:bdr w:val="none" w:sz="0" w:space="0" w:color="auto"/>
          <w:lang w:val="fr-FR"/>
        </w:rPr>
        <w:t xml:space="preserve">%.  </w:t>
      </w:r>
    </w:p>
    <w:p w14:paraId="17C04D35" w14:textId="77777777" w:rsidR="007E2D0C" w:rsidRPr="000A0C82" w:rsidRDefault="007E2D0C" w:rsidP="007E2D0C">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Calibri" w:hAnsi="Ebrima" w:cs="Courier New"/>
          <w:bdr w:val="none" w:sz="0" w:space="0" w:color="auto"/>
          <w:lang w:val="fr-FR"/>
        </w:rPr>
      </w:pPr>
    </w:p>
    <w:p w14:paraId="475EB22F" w14:textId="73E50AD5" w:rsidR="007E2D0C" w:rsidRPr="000A0C82" w:rsidRDefault="007E2D0C" w:rsidP="007E2D0C">
      <w:pPr>
        <w:pBdr>
          <w:top w:val="none" w:sz="0" w:space="0" w:color="auto"/>
          <w:left w:val="none" w:sz="0" w:space="0" w:color="auto"/>
          <w:bottom w:val="none" w:sz="0" w:space="0" w:color="auto"/>
          <w:right w:val="none" w:sz="0" w:space="0" w:color="auto"/>
          <w:between w:val="none" w:sz="0" w:space="0" w:color="auto"/>
          <w:bar w:val="none" w:sz="0" w:color="auto"/>
        </w:pBdr>
        <w:spacing w:before="120" w:after="120"/>
        <w:jc w:val="both"/>
        <w:rPr>
          <w:rFonts w:ascii="Ebrima" w:eastAsia="Times New Roman" w:hAnsi="Ebrima" w:cs="Tahoma"/>
          <w:bdr w:val="none" w:sz="0" w:space="0" w:color="auto"/>
          <w:lang w:val="fr-FR" w:eastAsia="fr-FR"/>
        </w:rPr>
      </w:pPr>
      <w:r>
        <w:rPr>
          <w:rFonts w:ascii="Ebrima" w:eastAsia="Calibri" w:hAnsi="Ebrima" w:cs="Tahoma"/>
          <w:b/>
          <w:i/>
          <w:bdr w:val="none" w:sz="0" w:space="0" w:color="auto"/>
          <w:lang w:val="fr-FR"/>
        </w:rPr>
        <w:t>En matière d’appui à l’amélioration de la productivité</w:t>
      </w:r>
      <w:r>
        <w:rPr>
          <w:rFonts w:ascii="Ebrima" w:eastAsia="Calibri" w:hAnsi="Ebrima" w:cs="Tahoma"/>
          <w:bdr w:val="none" w:sz="0" w:space="0" w:color="auto"/>
          <w:lang w:val="fr-FR"/>
        </w:rPr>
        <w:t>, le Conseil du Café-Cacao, d</w:t>
      </w:r>
      <w:r>
        <w:rPr>
          <w:rFonts w:ascii="Ebrima" w:eastAsia="Times New Roman" w:hAnsi="Ebrima" w:cs="Tahoma"/>
          <w:bdr w:val="none" w:sz="0" w:space="0" w:color="auto"/>
          <w:lang w:val="fr-FR" w:eastAsia="fr-FR"/>
        </w:rPr>
        <w:t>ans le cadre de la lutte contre les chenilles défoliatrices du cacaoyer dénommées « </w:t>
      </w:r>
      <w:r>
        <w:rPr>
          <w:rFonts w:ascii="Ebrima" w:eastAsia="Times New Roman" w:hAnsi="Ebrima" w:cs="Tahoma"/>
          <w:b/>
          <w:i/>
          <w:u w:val="single"/>
          <w:bdr w:val="none" w:sz="0" w:space="0" w:color="auto"/>
          <w:lang w:val="fr-FR" w:eastAsia="fr-FR"/>
        </w:rPr>
        <w:t>Achaeas catocaloides</w:t>
      </w:r>
      <w:r>
        <w:rPr>
          <w:rFonts w:ascii="Ebrima" w:eastAsia="Times New Roman" w:hAnsi="Ebrima" w:cs="Tahoma"/>
          <w:b/>
          <w:i/>
          <w:bdr w:val="none" w:sz="0" w:space="0" w:color="auto"/>
          <w:lang w:val="fr-FR" w:eastAsia="fr-FR"/>
        </w:rPr>
        <w:t> </w:t>
      </w:r>
      <w:r>
        <w:rPr>
          <w:rFonts w:ascii="Ebrima" w:eastAsia="Times New Roman" w:hAnsi="Ebrima" w:cs="Tahoma"/>
          <w:bdr w:val="none" w:sz="0" w:space="0" w:color="auto"/>
          <w:lang w:val="fr-FR" w:eastAsia="fr-FR"/>
        </w:rPr>
        <w:t xml:space="preserve">», a mis à la disposition des Délégations Régionales des insecticides spécifiques pouvant traiter 50</w:t>
      </w:r>
      <w:del w:id="100042" w:author="Claude" w:date="2026-09-29T09:00:00Z">
        <w:r>
          <w:rPr>
            <w:rFonts w:ascii="Ebrima" w:eastAsia="Times New Roman" w:hAnsi="Ebrima" w:cs="Tahoma"/>
            <w:bdr w:val="none" w:sz="0" w:space="0" w:color="auto"/>
            <w:lang w:val="fr-FR" w:eastAsia="fr-FR"/>
          </w:rPr>
          <w:delText xml:space="preserve">.</w:delText>
        </w:r>
      </w:del>
      <w:ins w:id="100043" w:author="Claude" w:date="2026-09-29T09:00:00Z">
        <w:r>
          <w:rPr>
            <w:rFonts w:ascii="Ebrima" w:eastAsia="Times New Roman" w:hAnsi="Ebrima" w:cs="Tahoma"/>
            <w:bdr w:val="none" w:sz="0" w:space="0" w:color="auto"/>
            <w:lang w:val="fr-FR" w:eastAsia="fr-FR"/>
          </w:rPr>
          <w:t xml:space="preserve"> </w:t>
        </w:r>
      </w:ins>
      <w:r>
        <w:rPr>
          <w:rFonts w:ascii="Ebrima" w:eastAsia="Times New Roman" w:hAnsi="Ebrima" w:cs="Tahoma"/>
          <w:bdr w:val="none" w:sz="0" w:space="0" w:color="auto"/>
          <w:lang w:val="fr-FR" w:eastAsia="fr-FR"/>
        </w:rPr>
        <w:t xml:space="preserve">000 ha de parcelles et 200 kits pour les traitements insecticides des parcelles infectées. Les traitements directs en insecticides des parcelles attaquées ont démarré en avril 2026 et ont pris fin en mai 2026.</w:t>
      </w:r>
    </w:p>
    <w:p w14:paraId="282D5FDA" w14:textId="72C8FB40" w:rsidR="007E2D0C" w:rsidRPr="000A0C82" w:rsidRDefault="007E2D0C" w:rsidP="003B0EA3">
      <w:pPr>
        <w:spacing w:before="120" w:after="120" w:line="276" w:lineRule="auto"/>
        <w:jc w:val="both"/>
        <w:rPr>
          <w:rFonts w:ascii="Ebrima" w:eastAsia="Times New Roman" w:hAnsi="Ebrima" w:cs="Tahoma"/>
          <w:bdr w:val="none" w:sz="0" w:space="0" w:color="auto"/>
          <w:lang w:val="fr-FR" w:eastAsia="fr-FR"/>
        </w:rPr>
      </w:pPr>
      <w:r>
        <w:rPr>
          <w:rFonts w:ascii="Ebrima" w:eastAsia="Times New Roman" w:hAnsi="Ebrima" w:cs="Tahoma"/>
          <w:bdr w:val="none" w:sz="0" w:space="0" w:color="auto"/>
          <w:lang w:val="fr-FR" w:eastAsia="fr-FR"/>
        </w:rPr>
        <w:t xml:space="preserve">Au titre de la campagne 2025-2026, des insecticides pouvant traiter près de 1</w:t>
      </w:r>
      <w:del w:id="300014" w:author="Claude" w:date="2026-09-29T09:00:00Z">
        <w:r>
          <w:rPr>
            <w:rFonts w:ascii="Ebrima" w:eastAsia="Times New Roman" w:hAnsi="Ebrima" w:cs="Tahoma"/>
            <w:color w:val="FFFFFF" w:themeColor="background1"/>
            <w:bdr w:val="none" w:sz="0" w:space="0" w:color="auto"/>
            <w:lang w:val="fr-FR" w:eastAsia="fr-FR"/>
          </w:rPr>
          <w:delText xml:space="preserve">.</w:delText>
        </w:r>
      </w:del>
      <w:ins w:id="300015" w:author="Claude" w:date="2026-09-29T09:00:00Z">
        <w:r>
          <w:rPr>
            <w:rFonts w:ascii="Ebrima" w:eastAsia="Times New Roman" w:hAnsi="Ebrima" w:cs="Tahoma"/>
            <w:color w:val="FFFFFF" w:themeColor="background1"/>
            <w:bdr w:val="none" w:sz="0" w:space="0" w:color="auto"/>
            <w:lang w:val="fr-FR" w:eastAsia="fr-FR"/>
          </w:rPr>
          <w:t xml:space="preserve"> </w:t>
        </w:r>
      </w:ins>
      <w:r>
        <w:rPr>
          <w:rFonts w:ascii="Ebrima" w:eastAsia="Times New Roman" w:hAnsi="Ebrima" w:cs="Tahoma"/>
          <w:bdr w:val="none" w:sz="0" w:space="0" w:color="auto"/>
          <w:lang w:val="fr-FR" w:eastAsia="fr-FR"/>
        </w:rPr>
        <w:t>000</w:t>
      </w:r>
      <w:del w:id="300016" w:author="Claude" w:date="2026-09-29T09:00:00Z">
        <w:r>
          <w:rPr>
            <w:rFonts w:ascii="Ebrima" w:eastAsia="Times New Roman" w:hAnsi="Ebrima" w:cs="Tahoma"/>
            <w:color w:val="FFFFFF" w:themeColor="background1"/>
            <w:bdr w:val="none" w:sz="0" w:space="0" w:color="auto"/>
            <w:lang w:val="fr-FR" w:eastAsia="fr-FR"/>
          </w:rPr>
          <w:delText xml:space="preserve">.</w:delText>
        </w:r>
      </w:del>
      <w:ins w:id="300017" w:author="Claude" w:date="2026-09-29T09:00:00Z">
        <w:r>
          <w:rPr>
            <w:rFonts w:ascii="Ebrima" w:eastAsia="Times New Roman" w:hAnsi="Ebrima" w:cs="Tahoma"/>
            <w:color w:val="FFFFFF" w:themeColor="background1"/>
            <w:bdr w:val="none" w:sz="0" w:space="0" w:color="auto"/>
            <w:lang w:val="fr-FR" w:eastAsia="fr-FR"/>
          </w:rPr>
          <w:t xml:space="preserve"> </w:t>
        </w:r>
      </w:ins>
      <w:r>
        <w:rPr>
          <w:rFonts w:ascii="Ebrima" w:eastAsia="Times New Roman" w:hAnsi="Ebrima" w:cs="Tahoma"/>
          <w:bdr w:val="none" w:sz="0" w:space="0" w:color="auto"/>
          <w:lang w:val="fr-FR" w:eastAsia="fr-FR"/>
        </w:rPr>
        <w:t>000 hectares et des fongicides pour le traitement de 350</w:t>
      </w:r>
      <w:del w:id="300018" w:author="Claude" w:date="2026-09-29T09:00:00Z">
        <w:r>
          <w:rPr>
            <w:rFonts w:ascii="Ebrima" w:eastAsia="Times New Roman" w:hAnsi="Ebrima" w:cs="Tahoma"/>
            <w:color w:val="FFFFFF" w:themeColor="background1"/>
            <w:bdr w:val="none" w:sz="0" w:space="0" w:color="auto"/>
            <w:lang w:val="fr-FR" w:eastAsia="fr-FR"/>
          </w:rPr>
          <w:delText xml:space="preserve">.</w:delText>
        </w:r>
      </w:del>
      <w:ins w:id="300019" w:author="Claude" w:date="2026-09-29T09:00:00Z">
        <w:r>
          <w:rPr>
            <w:rFonts w:ascii="Ebrima" w:eastAsia="Times New Roman" w:hAnsi="Ebrima" w:cs="Tahoma"/>
            <w:color w:val="FFFFFF" w:themeColor="background1"/>
            <w:bdr w:val="none" w:sz="0" w:space="0" w:color="auto"/>
            <w:lang w:val="fr-FR" w:eastAsia="fr-FR"/>
          </w:rPr>
          <w:t xml:space="preserve"> </w:t>
        </w:r>
      </w:ins>
      <w:r>
        <w:rPr>
          <w:rFonts w:ascii="Ebrima" w:eastAsia="Times New Roman" w:hAnsi="Ebrima" w:cs="Tahoma"/>
          <w:bdr w:val="none" w:sz="0" w:space="0" w:color="auto"/>
          <w:lang w:val="fr-FR" w:eastAsia="fr-FR"/>
        </w:rPr>
        <w:t xml:space="preserve">000 hectares de cacaoyers ont été acquis. Au 30 juin 2026, 81% des insecticides et 59% des fongicides ont été distribués aux producteurs.</w:t>
      </w:r>
      <w:r>
        <w:rPr>
          <w:rFonts w:ascii="Ebrima" w:eastAsia="Calibri" w:hAnsi="Ebrima" w:cs="Tahoma"/>
          <w:color w:val="000000"/>
          <w:lang w:val="fr-CI"/>
        </w:rPr>
        <w:t xml:space="preserve"> </w:t>
      </w:r>
      <w:r>
        <w:rPr>
          <w:rFonts w:ascii="Ebrima" w:eastAsia="Times New Roman" w:hAnsi="Ebrima" w:cs="Tahoma"/>
          <w:bdr w:val="none" w:sz="0" w:space="0" w:color="auto"/>
          <w:lang w:val="fr-FR" w:eastAsia="fr-FR"/>
        </w:rPr>
        <w:t xml:space="preserve">Les traitements pesticides des parcelles de cacaoyers sont en cours. </w:t>
      </w:r>
    </w:p>
    <w:p w14:paraId="2967CD3D" w14:textId="01A80C50" w:rsidR="0049607A" w:rsidRPr="000A0C82" w:rsidRDefault="007A603F" w:rsidP="0049607A">
      <w:p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Ebrima" w:hAnsi="Ebrima" w:cs="Courier New"/>
          <w:lang w:val="fr-FR"/>
        </w:rPr>
      </w:pPr>
      <w:r>
        <w:rPr>
          <w:rStyle w:val="Aucun"/>
          <w:rFonts w:ascii="Ebrima" w:hAnsi="Ebrima" w:cs="Courier New"/>
          <w:b/>
          <w:bCs/>
          <w:lang w:val="fr-FR"/>
        </w:rPr>
        <w:lastRenderedPageBreak/>
        <w:t xml:space="preserve">Concernant l’opérationnalisation du Système National de Traçabilité (SNT) du cacao et du café,</w:t>
      </w:r>
      <w:r>
        <w:rPr>
          <w:rFonts w:ascii="Ebrima" w:hAnsi="Ebrima" w:cs="Courier New"/>
          <w:lang w:val="fr-FR"/>
        </w:rPr>
        <w:t xml:space="preserve"> l'État a initié en 2022 la Politique Nationale du Cacao Durable assortie d'une Stratégie Nationale du Cacao Durable en vue de développer une chaîne des valeurs durable pour le cacao, respectueuse de l'environnement et prenant en compte les droits de l’homme. La mise en œuvre du SNT a nécessité trois activités majeures : </w:t>
      </w:r>
    </w:p>
    <w:p w14:paraId="0E395F53" w14:textId="4FEC7FBC" w:rsidR="0049607A" w:rsidRPr="000A0C82" w:rsidRDefault="0049607A" w:rsidP="0049607A">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Ebrima" w:hAnsi="Ebrima" w:cs="Courier New"/>
          <w:lang w:val="fr-FR"/>
        </w:rPr>
      </w:pPr>
      <w:bookmarkStart w:id="426" w:name="_Hlk220666494"/>
      <w:r>
        <w:rPr>
          <w:rFonts w:ascii="Ebrima" w:hAnsi="Ebrima" w:cs="Courier New"/>
          <w:lang w:val="fr-FR"/>
        </w:rPr>
        <w:t>Le recensement des producteurs de café-cacao et la cartographie de leurs vergers achevée le 31 décembre 2020 suivi de la remise à chaque producteur, d’une carte multifonction permettant à la fois d’identifier le producteur et permettant d’effectuer les transactions financières liées la commercialisation bord champ du cacao et du café ;</w:t>
      </w:r>
    </w:p>
    <w:p w14:paraId="4A0AB58A" w14:textId="77777777" w:rsidR="0049607A" w:rsidRPr="000A0C82" w:rsidRDefault="0049607A" w:rsidP="0049607A">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Ebrima" w:hAnsi="Ebrima" w:cs="Courier New"/>
          <w:lang w:val="fr-FR"/>
        </w:rPr>
      </w:pPr>
      <w:r>
        <w:rPr>
          <w:rFonts w:ascii="Ebrima" w:hAnsi="Ebrima" w:cs="Courier New"/>
          <w:lang w:val="fr-FR"/>
        </w:rPr>
        <w:t>Le développement de la plateforme informatique permettant la digitalisation des opérations commerciales</w:t>
      </w:r>
    </w:p>
    <w:p w14:paraId="17E3466D" w14:textId="77777777" w:rsidR="0049607A" w:rsidRPr="000A0C82" w:rsidRDefault="0049607A" w:rsidP="0049607A">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Ebrima" w:hAnsi="Ebrima" w:cs="Courier New"/>
          <w:lang w:val="fr-FR"/>
        </w:rPr>
      </w:pPr>
      <w:r>
        <w:rPr>
          <w:rFonts w:ascii="Ebrima" w:hAnsi="Ebrima" w:cs="Courier New"/>
          <w:lang w:val="fr-FR"/>
        </w:rPr>
        <w:t>La formation et l’équipement des opérateurs de la commercialisation intérieure (sociétés coopératives et acheteurs).</w:t>
      </w:r>
    </w:p>
    <w:bookmarkEnd w:id="426"/>
    <w:p w14:paraId="2C06D61F" w14:textId="77777777" w:rsidR="0049607A" w:rsidRPr="000A0C82" w:rsidRDefault="0049607A" w:rsidP="0049607A">
      <w:p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Ebrima" w:hAnsi="Ebrima" w:cs="Courier New"/>
          <w:lang w:val="fr-FR"/>
        </w:rPr>
      </w:pPr>
    </w:p>
    <w:p w14:paraId="05118E88" w14:textId="4D7E4918" w:rsidR="0049607A" w:rsidRPr="000A0C82" w:rsidRDefault="0049607A" w:rsidP="0049607A">
      <w:p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Ebrima" w:hAnsi="Ebrima" w:cs="Courier New"/>
          <w:lang w:val="fr-FR"/>
        </w:rPr>
      </w:pPr>
      <w:r>
        <w:rPr>
          <w:rFonts w:ascii="Ebrima" w:hAnsi="Ebrima" w:cs="Courier New"/>
          <w:lang w:val="fr-FR"/>
        </w:rPr>
        <w:t>Ces activités sont achevées en grande partie et les outils déployés sont opérationnels depuis le 30 septembre 2025. Les mesures de sauvegarde ont été également mises en place pour prendre en compte le cas des producteurs non identifiés au moment de la vente de leurs produits et le cas des zones où la couverture réseau téléphonique et internet est insuffisante.</w:t>
      </w:r>
    </w:p>
    <w:p w14:paraId="07D0EE8D" w14:textId="77777777" w:rsidR="0049607A" w:rsidRPr="000A0C82" w:rsidRDefault="0049607A" w:rsidP="007E2D0C">
      <w:p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Ebrima" w:hAnsi="Ebrima" w:cs="Courier New"/>
          <w:lang w:val="fr-FR"/>
        </w:rPr>
      </w:pPr>
    </w:p>
    <w:p w14:paraId="246EFD1B" w14:textId="3DE4DBAB" w:rsidR="00052677" w:rsidRPr="000A0C82" w:rsidRDefault="00052677" w:rsidP="00DE756C">
      <w:p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Ebrima" w:hAnsi="Ebrima" w:cs="Courier New"/>
          <w:lang w:val="fr-FR"/>
        </w:rPr>
      </w:pPr>
      <w:r>
        <w:rPr>
          <w:rFonts w:ascii="Ebrima" w:hAnsi="Ebrima" w:cs="Courier New"/>
          <w:lang w:val="fr-FR"/>
        </w:rPr>
        <w:t xml:space="preserve">Les résultats atteints au 30 juin 2026 sont les suivants :</w:t>
      </w:r>
    </w:p>
    <w:p w14:paraId="1D0EB53B" w14:textId="77777777" w:rsidR="00BC7084" w:rsidRPr="000A0C82" w:rsidRDefault="00052677" w:rsidP="00BC7084">
      <w:pPr>
        <w:pStyle w:val="Paragraphedeliste"/>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Ebrima" w:hAnsi="Ebrima" w:cs="Courier New"/>
          <w:sz w:val="24"/>
          <w:szCs w:val="24"/>
        </w:rPr>
      </w:pPr>
      <w:r>
        <w:rPr>
          <w:rFonts w:ascii="Ebrima" w:hAnsi="Ebrima" w:cs="Courier New"/>
          <w:sz w:val="24"/>
          <w:szCs w:val="24"/>
        </w:rPr>
        <w:t>Le décret instituant le Système National de Traçabilité a été adopté en Conseil des Ministres le 13 septembre 2023 ;</w:t>
      </w:r>
    </w:p>
    <w:p w14:paraId="3B8049AD" w14:textId="5BC12E01" w:rsidR="00052677" w:rsidRPr="000A0C82" w:rsidRDefault="00052677" w:rsidP="00BC7084">
      <w:pPr>
        <w:pStyle w:val="Paragraphedeliste"/>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Ebrima" w:hAnsi="Ebrima" w:cs="Courier New"/>
          <w:sz w:val="24"/>
          <w:szCs w:val="24"/>
        </w:rPr>
      </w:pPr>
      <w:r>
        <w:rPr>
          <w:rFonts w:ascii="Ebrima" w:hAnsi="Ebrima" w:cs="Courier New"/>
          <w:sz w:val="24"/>
          <w:szCs w:val="24"/>
        </w:rPr>
        <w:t>Près de 900 000 cartes ont été produites et distribuées aux producteurs sur 1</w:t>
      </w:r>
      <w:del w:id="300020" w:author="Claude" w:date="2026-09-29T09:00:00Z">
        <w:r>
          <w:rPr>
            <w:rFonts w:ascii="Ebrima" w:hAnsi="Ebrima" w:cs="Courier New"/>
            <w:color w:val="FFFFFF" w:themeColor="background1"/>
            <w:sz w:val="24"/>
            <w:szCs w:val="24"/>
          </w:rPr>
          <w:delText xml:space="preserve">.</w:delText>
        </w:r>
      </w:del>
      <w:ins w:id="300021" w:author="Claude" w:date="2026-09-29T09:00:00Z">
        <w:r>
          <w:rPr>
            <w:rFonts w:ascii="Ebrima" w:hAnsi="Ebrima" w:cs="Courier New"/>
            <w:color w:val="FFFFFF" w:themeColor="background1"/>
            <w:sz w:val="24"/>
            <w:szCs w:val="24"/>
          </w:rPr>
          <w:t xml:space="preserve"> </w:t>
        </w:r>
      </w:ins>
      <w:r>
        <w:rPr>
          <w:rFonts w:ascii="Ebrima" w:hAnsi="Ebrima" w:cs="Courier New"/>
          <w:sz w:val="24"/>
          <w:szCs w:val="24"/>
        </w:rPr>
        <w:t>101</w:t>
      </w:r>
      <w:del w:id="300022" w:author="Claude" w:date="2026-09-29T09:00:00Z">
        <w:r>
          <w:rPr>
            <w:rFonts w:ascii="Ebrima" w:hAnsi="Ebrima" w:cs="Courier New"/>
            <w:color w:val="FFFFFF" w:themeColor="background1"/>
            <w:sz w:val="24"/>
            <w:szCs w:val="24"/>
          </w:rPr>
          <w:delText xml:space="preserve">.</w:delText>
        </w:r>
      </w:del>
      <w:ins w:id="300023" w:author="Claude" w:date="2026-09-29T09:00:00Z">
        <w:r>
          <w:rPr>
            <w:rFonts w:ascii="Ebrima" w:hAnsi="Ebrima" w:cs="Courier New"/>
            <w:color w:val="FFFFFF" w:themeColor="background1"/>
            <w:sz w:val="24"/>
            <w:szCs w:val="24"/>
          </w:rPr>
          <w:t xml:space="preserve"> </w:t>
        </w:r>
      </w:ins>
      <w:r>
        <w:rPr>
          <w:rFonts w:ascii="Ebrima" w:hAnsi="Ebrima" w:cs="Courier New"/>
          <w:sz w:val="24"/>
          <w:szCs w:val="24"/>
        </w:rPr>
        <w:t xml:space="preserve">000 </w:t>
      </w:r>
      <w:del w:id="300024" w:author="Claude" w:date="2026-09-29T09:00:00Z">
        <w:r>
          <w:rPr>
            <w:rFonts w:ascii="Ebrima" w:hAnsi="Ebrima" w:cs="Courier New"/>
            <w:sz w:val="24"/>
            <w:szCs w:val="24"/>
          </w:rPr>
          <w:delText xml:space="preserve">de </w:delText>
        </w:r>
      </w:del>
      <w:r>
        <w:rPr>
          <w:rFonts w:ascii="Ebrima" w:hAnsi="Ebrima" w:cs="Courier New"/>
          <w:sz w:val="24"/>
          <w:szCs w:val="24"/>
        </w:rPr>
        <w:t xml:space="preserve">cartes prévues ; 200 000 nouvelles cartes sont en cours de production et de distribution ;</w:t>
      </w:r>
    </w:p>
    <w:p w14:paraId="1F4822C2" w14:textId="77777777" w:rsidR="00BC7084" w:rsidRPr="000A0C82" w:rsidRDefault="008F460B" w:rsidP="00BC7084">
      <w:pPr>
        <w:pStyle w:val="Paragraphedeliste"/>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Ebrima" w:hAnsi="Ebrima"/>
          <w:sz w:val="24"/>
          <w:szCs w:val="24"/>
          <w:lang w:val="fr-CI"/>
        </w:rPr>
      </w:pPr>
      <w:r>
        <w:rPr>
          <w:rFonts w:ascii="Ebrima" w:eastAsia="Times New Roman" w:hAnsi="Ebrima"/>
          <w:sz w:val="24"/>
          <w:szCs w:val="24"/>
          <w:lang w:val="fr-CI"/>
        </w:rPr>
        <w:t xml:space="preserve">Le Système National de Traçabilité a été déployé auprès de 2300 sociétés coopératives et 81 acheteurs pour la campagne 2025-2026. Ces opérateurs en région ont la possibilité de réaliser des achats bord champ digitalisés. Le déploiement sur l’ensemble des opérateurs agréés au bord champ (sociétés coopératives et acheteurs) a démarré le 1</w:t>
      </w:r>
      <w:r>
        <w:rPr>
          <w:rFonts w:ascii="Ebrima" w:eastAsia="Times New Roman" w:hAnsi="Ebrima"/>
          <w:sz w:val="24"/>
          <w:szCs w:val="24"/>
          <w:vertAlign w:val="superscript"/>
          <w:lang w:val="fr-CI"/>
        </w:rPr>
        <w:t>er</w:t>
      </w:r>
      <w:r>
        <w:rPr>
          <w:rFonts w:ascii="Ebrima" w:eastAsia="Times New Roman" w:hAnsi="Ebrima"/>
          <w:sz w:val="24"/>
          <w:szCs w:val="24"/>
          <w:lang w:val="fr-CI"/>
        </w:rPr>
        <w:t xml:space="preserve"> décembre 2023 et se poursuit ;</w:t>
      </w:r>
    </w:p>
    <w:p w14:paraId="7E099C20" w14:textId="5F3F6D12" w:rsidR="00EE7BE2" w:rsidRPr="000A0C82" w:rsidRDefault="00EA1C7E" w:rsidP="00BC7084">
      <w:pPr>
        <w:pStyle w:val="Paragraphedeliste"/>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Ebrima" w:hAnsi="Ebrima"/>
          <w:sz w:val="24"/>
          <w:szCs w:val="24"/>
          <w:lang w:val="fr-CI"/>
        </w:rPr>
      </w:pPr>
      <w:r>
        <w:rPr>
          <w:rFonts w:ascii="Ebrima" w:eastAsia="Times New Roman" w:hAnsi="Ebrima"/>
          <w:sz w:val="24"/>
          <w:szCs w:val="24"/>
          <w:lang w:val="fr-CI"/>
        </w:rPr>
        <w:t xml:space="preserve">Les sociétés coopératives et acheteurs enrôlés dans le SNT ont commercialisé plus de 200</w:t>
      </w:r>
      <w:del w:id="300025" w:author="Claude" w:date="2026-09-29T09:00:00Z">
        <w:r>
          <w:rPr>
            <w:rFonts w:ascii="Ebrima" w:eastAsia="Times New Roman" w:hAnsi="Ebrima"/>
            <w:color w:val="FFFFFF" w:themeColor="background1"/>
            <w:sz w:val="24"/>
            <w:szCs w:val="24"/>
            <w:lang w:val="fr-CI"/>
          </w:rPr>
          <w:delText xml:space="preserve">.</w:delText>
        </w:r>
      </w:del>
      <w:ins w:id="300026" w:author="Claude" w:date="2026-09-29T09:00:00Z">
        <w:r>
          <w:rPr>
            <w:rFonts w:ascii="Ebrima" w:eastAsia="Times New Roman" w:hAnsi="Ebrima"/>
            <w:color w:val="FFFFFF" w:themeColor="background1"/>
            <w:sz w:val="24"/>
            <w:szCs w:val="24"/>
            <w:lang w:val="fr-CI"/>
          </w:rPr>
          <w:t xml:space="preserve"> </w:t>
        </w:r>
      </w:ins>
      <w:r>
        <w:rPr>
          <w:rFonts w:ascii="Ebrima" w:eastAsia="Times New Roman" w:hAnsi="Ebrima"/>
          <w:sz w:val="24"/>
          <w:szCs w:val="24"/>
          <w:lang w:val="fr-CI"/>
        </w:rPr>
        <w:t>000 tonnes de cacao traçables du bord champ à l’embarquement entre le 1</w:t>
      </w:r>
      <w:r>
        <w:rPr>
          <w:rFonts w:ascii="Ebrima" w:eastAsia="Times New Roman" w:hAnsi="Ebrima"/>
          <w:sz w:val="24"/>
          <w:szCs w:val="24"/>
          <w:vertAlign w:val="superscript"/>
          <w:lang w:val="fr-CI"/>
        </w:rPr>
        <w:t>er</w:t>
      </w:r>
      <w:r>
        <w:rPr>
          <w:rFonts w:ascii="Ebrima" w:eastAsia="Times New Roman" w:hAnsi="Ebrima"/>
          <w:sz w:val="24"/>
          <w:szCs w:val="24"/>
          <w:lang w:val="fr-CI"/>
        </w:rPr>
        <w:t xml:space="preserve"> octobre </w:t>
      </w:r>
      <w:ins w:id="100044" w:author="Claude" w:date="2026-09-29T09:00:00Z">
        <w:r>
          <w:rPr>
            <w:rFonts w:ascii="Ebrima" w:eastAsia="Times New Roman" w:hAnsi="Ebrima"/>
            <w:sz w:val="24"/>
            <w:szCs w:val="24"/>
            <w:lang w:val="fr-CI"/>
          </w:rPr>
          <w:t xml:space="preserve">2025 </w:t>
        </w:r>
      </w:ins>
      <w:r>
        <w:rPr>
          <w:rFonts w:ascii="Ebrima" w:eastAsia="Times New Roman" w:hAnsi="Ebrima"/>
          <w:sz w:val="24"/>
          <w:szCs w:val="24"/>
          <w:lang w:val="fr-CI"/>
        </w:rPr>
        <w:t xml:space="preserve">et le 30 juin 2026. L’objectif fixé en début de campagne 2025-2026 est d’atteindre au moins 300</w:t>
      </w:r>
      <w:del w:id="300027" w:author="Claude" w:date="2026-09-29T09:00:00Z">
        <w:r>
          <w:rPr>
            <w:rFonts w:ascii="Ebrima" w:eastAsia="Times New Roman" w:hAnsi="Ebrima"/>
            <w:color w:val="FFFFFF" w:themeColor="background1"/>
            <w:sz w:val="24"/>
            <w:szCs w:val="24"/>
            <w:lang w:val="fr-CI"/>
          </w:rPr>
          <w:delText xml:space="preserve">.</w:delText>
        </w:r>
      </w:del>
      <w:ins w:id="300028" w:author="Claude" w:date="2026-09-29T09:00:00Z">
        <w:r>
          <w:rPr>
            <w:rFonts w:ascii="Ebrima" w:eastAsia="Times New Roman" w:hAnsi="Ebrima"/>
            <w:color w:val="FFFFFF" w:themeColor="background1"/>
            <w:sz w:val="24"/>
            <w:szCs w:val="24"/>
            <w:lang w:val="fr-CI"/>
          </w:rPr>
          <w:t xml:space="preserve"> </w:t>
        </w:r>
      </w:ins>
      <w:r>
        <w:rPr>
          <w:rFonts w:ascii="Ebrima" w:eastAsia="Times New Roman" w:hAnsi="Ebrima"/>
          <w:sz w:val="24"/>
          <w:szCs w:val="24"/>
          <w:lang w:val="fr-CI"/>
        </w:rPr>
        <w:t xml:space="preserve">000 tonnes de cacao tracé au 30 septembre 2026</w:t>
      </w:r>
      <w:del w:id="300029" w:author="Claude" w:date="2026-09-29T09:00:00Z">
        <w:r>
          <w:rPr>
            <w:rFonts w:ascii="Ebrima" w:eastAsia="Times New Roman" w:hAnsi="Ebrima"/>
            <w:sz w:val="24"/>
            <w:szCs w:val="24"/>
            <w:lang w:val="fr-CI"/>
          </w:rPr>
          <w:delText xml:space="preserve"> </w:delText>
        </w:r>
      </w:del>
      <w:commentRangeStart w:id="427"/>
      <w:commentRangeStart w:id="456"/>
      <w:del w:id="300030" w:author="Claude" w:date="2026-09-29T09:00:00Z">
        <w:r>
          <w:rPr>
            <w:rFonts w:ascii="Ebrima" w:eastAsia="Times New Roman" w:hAnsi="Ebrima"/>
            <w:sz w:val="24"/>
            <w:szCs w:val="24"/>
            <w:lang w:val="fr-CI"/>
          </w:rPr>
          <w:delText xml:space="preserve">soit au moins 15%</w:delText>
        </w:r>
      </w:del>
      <w:commentRangeEnd w:id="456"/>
      <w:r>
        <w:rPr>
          <w:rStyle w:val="CommentReference"/>
        </w:rPr>
        <w:commentReference w:id="456"/>
      </w:r>
      <w:r>
        <w:rPr>
          <w:rFonts w:ascii="Ebrima" w:eastAsia="Times New Roman" w:hAnsi="Ebrima"/>
          <w:sz w:val="24"/>
          <w:szCs w:val="24"/>
          <w:lang w:val="fr-CI"/>
        </w:rPr>
        <w:t xml:space="preserve">. </w:t>
      </w:r>
      <w:commentRangeEnd w:id="427"/>
      <w:r>
        <w:rPr>
          <w:rStyle w:val="Marquedecommentaire"/>
          <w:rFonts w:ascii="Times New Roman" w:hAnsi="Times New Roman" w:cs="Times New Roman"/>
          <w:color w:val="auto"/>
          <w:lang w:val="en-US" w:eastAsia="en-US"/>
        </w:rPr>
        <w:commentReference w:id="427"/>
      </w:r>
    </w:p>
    <w:p w14:paraId="06D840BB" w14:textId="545D8B96" w:rsidR="00CF09EE" w:rsidRPr="000A0C82" w:rsidRDefault="00CF09EE" w:rsidP="003B0EA3">
      <w:pPr>
        <w:pStyle w:val="Paragraphedeliste"/>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Ebrima" w:hAnsi="Ebrima"/>
          <w:sz w:val="24"/>
          <w:szCs w:val="24"/>
          <w:lang w:val="fr-CI"/>
        </w:rPr>
      </w:pPr>
      <w:r>
        <w:rPr>
          <w:rFonts w:ascii="Ebrima" w:eastAsia="Times New Roman" w:hAnsi="Ebrima"/>
          <w:sz w:val="24"/>
          <w:szCs w:val="24"/>
          <w:lang w:val="fr-CI"/>
        </w:rPr>
        <w:t xml:space="preserve">Le volume de cacao tracé enregistré du </w:t>
      </w:r>
      <w:r>
        <w:rPr>
          <w:rFonts w:ascii="Ebrima" w:eastAsia="Times New Roman" w:hAnsi="Ebrima"/>
          <w:b/>
          <w:bCs/>
          <w:sz w:val="24"/>
          <w:szCs w:val="24"/>
          <w:lang w:val="fr-CI"/>
        </w:rPr>
        <w:t>1</w:t>
      </w:r>
      <w:r>
        <w:rPr>
          <w:rFonts w:ascii="Ebrima" w:eastAsia="Times New Roman" w:hAnsi="Ebrima"/>
          <w:b/>
          <w:bCs/>
          <w:sz w:val="24"/>
          <w:szCs w:val="24"/>
          <w:vertAlign w:val="superscript"/>
          <w:lang w:val="fr-CI"/>
        </w:rPr>
        <w:t>er</w:t>
      </w:r>
      <w:r>
        <w:rPr>
          <w:rFonts w:ascii="Ebrima" w:eastAsia="Times New Roman" w:hAnsi="Ebrima"/>
          <w:b/>
          <w:bCs/>
          <w:sz w:val="24"/>
          <w:szCs w:val="24"/>
          <w:lang w:val="fr-CI"/>
        </w:rPr>
        <w:t xml:space="preserve"> janvier au 30 juin 2026 </w:t>
      </w:r>
      <w:r>
        <w:rPr>
          <w:rFonts w:ascii="Ebrima" w:eastAsia="Times New Roman" w:hAnsi="Ebrima"/>
          <w:sz w:val="24"/>
          <w:szCs w:val="24"/>
          <w:lang w:val="fr-CI"/>
        </w:rPr>
        <w:t xml:space="preserve">ressort à </w:t>
      </w:r>
      <w:r>
        <w:rPr>
          <w:rFonts w:ascii="Ebrima" w:eastAsia="Times New Roman" w:hAnsi="Ebrima"/>
          <w:b/>
          <w:bCs/>
          <w:sz w:val="24"/>
          <w:szCs w:val="24"/>
          <w:lang w:val="fr-CI"/>
        </w:rPr>
        <w:t>118 300 tonnes</w:t>
      </w:r>
      <w:r>
        <w:rPr>
          <w:rFonts w:ascii="Ebrima" w:eastAsia="Times New Roman" w:hAnsi="Ebrima"/>
          <w:sz w:val="24"/>
          <w:szCs w:val="24"/>
          <w:lang w:val="fr-CI"/>
        </w:rPr>
        <w:t xml:space="preserve"> sur un volume global commercialisé de </w:t>
      </w:r>
      <w:r>
        <w:rPr>
          <w:rFonts w:ascii="Ebrima" w:eastAsia="Times New Roman" w:hAnsi="Ebrima"/>
          <w:b/>
          <w:bCs/>
          <w:sz w:val="24"/>
          <w:szCs w:val="24"/>
          <w:lang w:val="fr-CI"/>
        </w:rPr>
        <w:t>879 819 tonnes</w:t>
      </w:r>
      <w:r>
        <w:rPr>
          <w:rFonts w:ascii="Ebrima" w:eastAsia="Times New Roman" w:hAnsi="Ebrima"/>
          <w:sz w:val="24"/>
          <w:szCs w:val="24"/>
          <w:lang w:val="fr-CI"/>
        </w:rPr>
        <w:t xml:space="preserve"> soit un taux de 13,45% de cacao tracé.</w:t>
      </w:r>
    </w:p>
    <w:p w14:paraId="399A2725" w14:textId="2A868CE7" w:rsidR="00CF09EE" w:rsidRPr="000A0C82" w:rsidRDefault="00CF09EE" w:rsidP="003B0EA3">
      <w:pPr>
        <w:pBdr>
          <w:top w:val="none" w:sz="0" w:space="0" w:color="auto"/>
          <w:left w:val="none" w:sz="0" w:space="0" w:color="auto"/>
          <w:bottom w:val="none" w:sz="0" w:space="0" w:color="auto"/>
          <w:right w:val="none" w:sz="0" w:space="0" w:color="auto"/>
          <w:between w:val="none" w:sz="0" w:space="0" w:color="auto"/>
          <w:bar w:val="none" w:sz="0" w:color="auto"/>
        </w:pBdr>
        <w:ind w:left="371"/>
        <w:jc w:val="both"/>
        <w:rPr>
          <w:rFonts w:ascii="Ebrima" w:hAnsi="Ebrima"/>
          <w:sz w:val="14"/>
          <w:szCs w:val="14"/>
          <w:lang w:val="fr-CI"/>
        </w:rPr>
      </w:pPr>
      <w:r>
        <w:rPr>
          <w:rFonts w:ascii="Ebrima" w:eastAsia="Times New Roman" w:hAnsi="Ebrima"/>
          <w:lang w:val="fr-CI"/>
        </w:rPr>
        <w:t xml:space="preserve">  </w:t>
      </w:r>
    </w:p>
    <w:p w14:paraId="28A66EC6" w14:textId="7D633712" w:rsidR="00EA1C7E" w:rsidRPr="000A0C82" w:rsidRDefault="00EE7BE2" w:rsidP="003B0EA3">
      <w:pPr>
        <w:jc w:val="both"/>
        <w:rPr>
          <w:rFonts w:ascii="Ebrima" w:hAnsi="Ebrima"/>
          <w:lang w:val="fr-CI"/>
        </w:rPr>
      </w:pPr>
      <w:r>
        <w:rPr>
          <w:rFonts w:ascii="Ebrima" w:hAnsi="Ebrima"/>
          <w:lang w:val="fr-CI"/>
        </w:rPr>
        <w:t xml:space="preserve">Le Conseil du Café-Cacao a entamé, depuis le démarrage de la campagne intermédiaire 2025-2026, les consultations et les sensibilisations à l’endroit des exportateurs, acheteurs, sociétés coopératives et producteurs pour un bon démarrage de la prochaine campagne principale 2026-2027 du cacao</w:t>
      </w:r>
      <w:ins w:id="428" w:author="MANOU" w:date="2026-08-20T08:46:00Z">
        <w:r>
          <w:rPr>
            <w:rFonts w:ascii="Ebrima" w:hAnsi="Ebrima"/>
            <w:lang w:val="fr-CI"/>
          </w:rPr>
          <w:t xml:space="preserve">. </w:t>
        </w:r>
      </w:ins>
      <w:del w:id="429" w:author="MANOU" w:date="2026-08-20T08:46:00Z">
        <w:r>
          <w:rPr>
            <w:rFonts w:ascii="Ebrima" w:hAnsi="Ebrima"/>
            <w:lang w:val="fr-CI"/>
          </w:rPr>
          <w:delText xml:space="preserve"> </w:delText>
        </w:r>
      </w:del>
      <w:r>
        <w:rPr>
          <w:rFonts w:ascii="Ebrima" w:hAnsi="Ebrima"/>
          <w:lang w:val="fr-CI"/>
        </w:rPr>
        <w:t>À partir du 1</w:t>
      </w:r>
      <w:r>
        <w:rPr>
          <w:rFonts w:ascii="Ebrima" w:hAnsi="Ebrima"/>
          <w:vertAlign w:val="superscript"/>
          <w:lang w:val="fr-CI"/>
        </w:rPr>
        <w:t>er</w:t>
      </w:r>
      <w:r>
        <w:rPr>
          <w:rFonts w:ascii="Ebrima" w:hAnsi="Ebrima"/>
          <w:lang w:val="fr-CI"/>
        </w:rPr>
        <w:t xml:space="preserve"> septembre 2026, tous les achats bord champ seront digitalisés. </w:t>
      </w:r>
    </w:p>
    <w:p w14:paraId="13F46837" w14:textId="77777777" w:rsidR="003F3DD4" w:rsidRPr="000A0C82" w:rsidRDefault="003F3DD4" w:rsidP="00EA1C7E">
      <w:pPr>
        <w:rPr>
          <w:rFonts w:ascii="Ebrima" w:hAnsi="Ebrima"/>
          <w:sz w:val="14"/>
          <w:szCs w:val="14"/>
          <w:lang w:val="fr-CI"/>
        </w:rPr>
      </w:pPr>
    </w:p>
    <w:p w14:paraId="224EC7FF" w14:textId="1120FC0A" w:rsidR="009C2652" w:rsidRPr="000A0C82" w:rsidRDefault="009C2652" w:rsidP="00E173D9">
      <w:pPr>
        <w:jc w:val="both"/>
        <w:rPr>
          <w:rFonts w:ascii="Ebrima" w:hAnsi="Ebrima" w:cs="Tahoma"/>
          <w:lang w:val="fr-CI"/>
        </w:rPr>
      </w:pPr>
      <w:r>
        <w:rPr>
          <w:rFonts w:ascii="Ebrima" w:hAnsi="Ebrima" w:cs="Tahoma"/>
          <w:b/>
          <w:i/>
          <w:lang w:val="fr-FR"/>
        </w:rPr>
        <w:t>Pour soutenir la collecte primaire du café et du cacao</w:t>
      </w:r>
      <w:r>
        <w:rPr>
          <w:rFonts w:ascii="Ebrima" w:hAnsi="Ebrima" w:cs="Tahoma"/>
          <w:lang w:val="fr-FR"/>
        </w:rPr>
        <w:t xml:space="preserve">, </w:t>
      </w:r>
      <w:r>
        <w:rPr>
          <w:rFonts w:ascii="Ebrima" w:hAnsi="Ebrima" w:cs="Tahoma"/>
          <w:lang w:val="fr-CI"/>
        </w:rPr>
        <w:t xml:space="preserve">sur un </w:t>
      </w:r>
      <w:r>
        <w:rPr>
          <w:rFonts w:ascii="Ebrima" w:hAnsi="Ebrima" w:cs="Tahoma"/>
          <w:b/>
          <w:lang w:val="fr-CI"/>
        </w:rPr>
        <w:t>stock disponible de 8 713 053 sacs brousse pour la campagne 2025-2026</w:t>
      </w:r>
      <w:r>
        <w:rPr>
          <w:rFonts w:ascii="Ebrima" w:hAnsi="Ebrima" w:cs="Tahoma"/>
          <w:lang w:val="fr-CI"/>
        </w:rPr>
        <w:t xml:space="preserve">, </w:t>
      </w:r>
      <w:r>
        <w:rPr>
          <w:rFonts w:ascii="Ebrima" w:hAnsi="Ebrima" w:cs="Tahoma"/>
          <w:b/>
          <w:lang w:val="fr-CI"/>
        </w:rPr>
        <w:t xml:space="preserve">7 700 063 sacs brousse de jute ont été distribués</w:t>
      </w:r>
      <w:r>
        <w:rPr>
          <w:rFonts w:ascii="Ebrima" w:hAnsi="Ebrima" w:cs="Tahoma"/>
          <w:lang w:val="fr-CI"/>
        </w:rPr>
        <w:t xml:space="preserve"> aux opérateurs de la commercialisation intérieure codifiés par le Conseil du Café-</w:t>
        <w:lastRenderedPageBreak/>
        <w:t>Cacao au 3</w:t>
      </w:r>
      <w:ins w:id="430" w:author="MANOU" w:date="2026-08-20T08:46:00Z">
        <w:r>
          <w:rPr>
            <w:rFonts w:ascii="Ebrima" w:hAnsi="Ebrima" w:cs="Tahoma"/>
            <w:lang w:val="fr-CI"/>
          </w:rPr>
          <w:t>0</w:t>
        </w:r>
      </w:ins>
      <w:del w:id="431" w:author="MANOU" w:date="2026-08-20T08:46:00Z">
        <w:r>
          <w:rPr>
            <w:rFonts w:ascii="Ebrima" w:hAnsi="Ebrima" w:cs="Tahoma"/>
            <w:lang w:val="fr-CI"/>
          </w:rPr>
          <w:delText>1</w:delText>
        </w:r>
      </w:del>
      <w:r>
        <w:rPr>
          <w:rFonts w:ascii="Ebrima" w:hAnsi="Ebrima" w:cs="Tahoma"/>
          <w:lang w:val="fr-CI"/>
        </w:rPr>
        <w:t xml:space="preserve"> juin 2026, soit un taux de distribution de 88,37%. La distribution des sacs se poursuit jusqu’à l’épuisement des stocks en lien </w:t>
      </w:r>
      <w:ins w:id="100045" w:author="Claude" w:date="2026-09-29T09:00:00Z">
        <w:r>
          <w:rPr>
            <w:rFonts w:ascii="Ebrima" w:hAnsi="Ebrima" w:cs="Tahoma"/>
            <w:lang w:val="fr-CI"/>
          </w:rPr>
          <w:t xml:space="preserve">avec </w:t>
        </w:r>
      </w:ins>
      <w:r>
        <w:rPr>
          <w:rFonts w:ascii="Ebrima" w:hAnsi="Ebrima" w:cs="Tahoma"/>
          <w:lang w:val="fr-CI"/>
        </w:rPr>
        <w:t xml:space="preserve">le rythme de la commercialisation du café et du cacao.</w:t>
      </w:r>
    </w:p>
    <w:p w14:paraId="435B3616" w14:textId="77777777" w:rsidR="00DC4F75" w:rsidRPr="000A0C82" w:rsidRDefault="00DC4F75" w:rsidP="00F85720">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Calibri" w:hAnsi="Ebrima" w:cs="Tahoma"/>
          <w:color w:val="FF0000"/>
          <w:sz w:val="10"/>
          <w:szCs w:val="10"/>
          <w:bdr w:val="none" w:sz="0" w:space="0" w:color="auto"/>
          <w:lang w:val="fr-FR"/>
        </w:rPr>
      </w:pPr>
    </w:p>
    <w:p w14:paraId="1D36C987" w14:textId="0C3865B6" w:rsidR="002D40F2" w:rsidRPr="000A0C82" w:rsidRDefault="002D40F2" w:rsidP="00F85720">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Calibri" w:hAnsi="Ebrima" w:cs="Tahoma"/>
          <w:bdr w:val="none" w:sz="0" w:space="0" w:color="auto"/>
          <w:lang w:val="fr-FR"/>
        </w:rPr>
      </w:pPr>
      <w:r>
        <w:rPr>
          <w:rFonts w:ascii="Ebrima" w:eastAsia="Calibri" w:hAnsi="Ebrima" w:cs="Tahoma"/>
          <w:bdr w:val="none" w:sz="0" w:space="0" w:color="auto"/>
          <w:lang w:val="fr-FR"/>
        </w:rPr>
        <w:t xml:space="preserve">Concernant </w:t>
      </w:r>
      <w:r>
        <w:rPr>
          <w:rFonts w:ascii="Ebrima" w:eastAsia="Calibri" w:hAnsi="Ebrima" w:cs="Tahoma"/>
          <w:b/>
          <w:i/>
          <w:bdr w:val="none" w:sz="0" w:space="0" w:color="auto"/>
          <w:lang w:val="fr-FR"/>
        </w:rPr>
        <w:t>la valorisation des cafés de spécificité d’origine Côte d’Ivoire</w:t>
      </w:r>
      <w:r>
        <w:rPr>
          <w:rFonts w:ascii="Ebrima" w:eastAsia="Calibri" w:hAnsi="Ebrima" w:cs="Tahoma"/>
          <w:bdr w:val="none" w:sz="0" w:space="0" w:color="auto"/>
          <w:lang w:val="fr-FR"/>
        </w:rPr>
        <w:t>, les activités sur le café terroir se poursuivent. Pour le café Arabusta, 30 hectares de parcelles paysannes ont été installées.</w:t>
      </w:r>
    </w:p>
    <w:p w14:paraId="59DE0A39" w14:textId="6AA2BC0D" w:rsidR="002D40F2" w:rsidRPr="000A0C82" w:rsidRDefault="002D40F2" w:rsidP="00F85720">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Calibri" w:hAnsi="Ebrima" w:cs="Tahoma"/>
          <w:sz w:val="10"/>
          <w:szCs w:val="10"/>
          <w:bdr w:val="none" w:sz="0" w:space="0" w:color="auto"/>
          <w:lang w:val="fr-FR"/>
        </w:rPr>
      </w:pPr>
    </w:p>
    <w:p w14:paraId="363AFFCE" w14:textId="3C5E4FD1" w:rsidR="002D40F2" w:rsidRPr="000A0C82" w:rsidRDefault="002D40F2" w:rsidP="00F85720">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Calibri" w:hAnsi="Ebrima" w:cs="Tahoma"/>
          <w:bdr w:val="none" w:sz="0" w:space="0" w:color="auto"/>
          <w:lang w:val="fr-FR"/>
        </w:rPr>
      </w:pPr>
      <w:r>
        <w:rPr>
          <w:rFonts w:ascii="Ebrima" w:eastAsia="Calibri" w:hAnsi="Ebrima" w:cs="Tahoma"/>
          <w:b/>
          <w:i/>
          <w:bdr w:val="none" w:sz="0" w:space="0" w:color="auto"/>
          <w:lang w:val="fr-FR"/>
        </w:rPr>
        <w:t>Au titre de la diversification des sources de revenus des producteurs</w:t>
      </w:r>
      <w:r>
        <w:rPr>
          <w:rFonts w:ascii="Ebrima" w:eastAsia="Calibri" w:hAnsi="Ebrima" w:cs="Tahoma"/>
          <w:bdr w:val="none" w:sz="0" w:space="0" w:color="auto"/>
          <w:lang w:val="fr-FR"/>
        </w:rPr>
        <w:t>, 80 producteurs ont été formés et installés à la production de miel à base de café, dans la région de Daloa. Pour cette activité, plus de 5 000 litres de miel ont été produits et plus de 10 millions de FCFA ont été perçus par les 80 producteurs installés.</w:t>
      </w:r>
    </w:p>
    <w:p w14:paraId="1074462C" w14:textId="0928CF68" w:rsidR="00FB5349" w:rsidRPr="000A0C82" w:rsidRDefault="00FB5349" w:rsidP="00DC4F75">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Ebrima" w:eastAsia="Calibri" w:hAnsi="Ebrima" w:cs="Courier New"/>
          <w:lang w:val="fr-FR"/>
        </w:rPr>
      </w:pPr>
    </w:p>
    <w:p w14:paraId="57B4D2A3" w14:textId="19727BDD" w:rsidR="0005318F" w:rsidRPr="000A0C82" w:rsidRDefault="0005318F" w:rsidP="00FB5349">
      <w:pPr>
        <w:jc w:val="both"/>
        <w:rPr>
          <w:rFonts w:ascii="Ebrima" w:eastAsia="Calibri" w:hAnsi="Ebrima" w:cs="Courier New"/>
          <w:lang w:val="fr-FR"/>
        </w:rPr>
      </w:pPr>
      <w:r>
        <w:rPr>
          <w:rFonts w:ascii="Ebrima" w:eastAsia="Calibri" w:hAnsi="Ebrima" w:cs="Courier New"/>
          <w:b/>
          <w:i/>
          <w:lang w:val="fr-FR"/>
        </w:rPr>
        <w:t xml:space="preserve">Le programme de jeunes agriculteurs </w:t>
      </w:r>
      <w:r>
        <w:rPr>
          <w:rFonts w:ascii="Ebrima" w:eastAsia="Calibri" w:hAnsi="Ebrima" w:cs="Courier New"/>
          <w:lang w:val="fr-FR"/>
        </w:rPr>
        <w:t xml:space="preserve">a été mis en œuvre afin de pérenniser et de moderniser la production du café et du cacao, en facilitant l’installation d’une nouvelle génération d’agriculteurs. L’objectif était d’installer 1 000 jeunes agriculteurs à l’horizon 2018 dans la cacaoculture et dans la caféiculture. Les 1 000 jeunes agriculteurs ont été installés et continuent de bénéficier de l’encadrement du Conseil du Café–Cacao et de ses partenaires depuis septembre 2017. </w:t>
      </w:r>
    </w:p>
    <w:p w14:paraId="4F018A16" w14:textId="77777777" w:rsidR="00F85720" w:rsidRPr="000A0C82" w:rsidRDefault="00F85720" w:rsidP="00FB5349">
      <w:pPr>
        <w:pStyle w:val="Corps"/>
        <w:jc w:val="both"/>
        <w:rPr>
          <w:rStyle w:val="Aucun"/>
          <w:rFonts w:ascii="Ebrima" w:eastAsia="Tahoma" w:hAnsi="Ebrima" w:cs="Courier New"/>
          <w:color w:val="auto"/>
          <w:shd w:val="clear" w:color="auto" w:fill="FFFF00"/>
        </w:rPr>
      </w:pPr>
    </w:p>
    <w:p w14:paraId="091B43CA" w14:textId="77777777" w:rsidR="00422C23" w:rsidRPr="000A0C82" w:rsidRDefault="00B907BE">
      <w:pPr>
        <w:pStyle w:val="Titre2"/>
        <w:numPr>
          <w:ilvl w:val="1"/>
          <w:numId w:val="15"/>
        </w:numPr>
        <w:spacing w:before="0"/>
        <w:jc w:val="both"/>
        <w:rPr>
          <w:rFonts w:ascii="Ebrima" w:hAnsi="Ebrima" w:cs="Courier New"/>
          <w:color w:val="auto"/>
          <w:sz w:val="24"/>
          <w:szCs w:val="24"/>
        </w:rPr>
      </w:pPr>
      <w:r>
        <w:rPr>
          <w:rStyle w:val="Aucun"/>
          <w:rFonts w:ascii="Ebrima" w:hAnsi="Ebrima" w:cs="Courier New"/>
          <w:caps/>
          <w:color w:val="auto"/>
          <w:sz w:val="24"/>
          <w:szCs w:val="24"/>
          <w:u w:color="000000"/>
        </w:rPr>
        <w:t xml:space="preserve">ActivitÉs D’appui À l’amÉlioration des CONDITIONS DE vie des producteurs </w:t>
      </w:r>
    </w:p>
    <w:p w14:paraId="76044F08" w14:textId="77777777" w:rsidR="00422C23" w:rsidRPr="000A0C82" w:rsidRDefault="00422C23">
      <w:pPr>
        <w:pStyle w:val="Corps"/>
        <w:tabs>
          <w:tab w:val="left" w:pos="360"/>
        </w:tabs>
        <w:jc w:val="both"/>
        <w:rPr>
          <w:rStyle w:val="Aucun"/>
          <w:rFonts w:ascii="Ebrima" w:eastAsia="Tahoma" w:hAnsi="Ebrima" w:cs="Courier New"/>
          <w:color w:val="auto"/>
        </w:rPr>
      </w:pPr>
    </w:p>
    <w:p w14:paraId="3EAF886B" w14:textId="77777777" w:rsidR="00BF0141" w:rsidRPr="000A0C82" w:rsidRDefault="00BF0141" w:rsidP="00BF0141">
      <w:pPr>
        <w:pStyle w:val="Corps"/>
        <w:tabs>
          <w:tab w:val="left" w:pos="360"/>
        </w:tabs>
        <w:jc w:val="both"/>
        <w:rPr>
          <w:rStyle w:val="Aucun"/>
          <w:rFonts w:ascii="Ebrima" w:eastAsia="Tahoma" w:hAnsi="Ebrima" w:cs="Tahoma"/>
          <w:color w:val="000000" w:themeColor="text1"/>
          <w:lang w:val="fr-CI"/>
        </w:rPr>
      </w:pPr>
      <w:r>
        <w:rPr>
          <w:rStyle w:val="Aucun"/>
          <w:rFonts w:ascii="Ebrima" w:hAnsi="Ebrima"/>
          <w:color w:val="000000" w:themeColor="text1"/>
          <w:lang w:val="fr-CI"/>
        </w:rPr>
        <w:t xml:space="preserve">L’appui à l’amélioration des conditions et du cadre de vie des producteurs et de leur communauté est financé par le Fonds d’Investissement en Milieu Rural </w:t>
      </w:r>
      <w:r>
        <w:rPr>
          <w:rStyle w:val="Aucun"/>
          <w:rFonts w:ascii="Ebrima" w:hAnsi="Ebrima" w:cs="Tahoma"/>
          <w:color w:val="000000" w:themeColor="text1"/>
          <w:lang w:val="fr-CI"/>
        </w:rPr>
        <w:t>“</w:t>
      </w:r>
      <w:r>
        <w:rPr>
          <w:rStyle w:val="Aucun"/>
          <w:rFonts w:ascii="Ebrima" w:hAnsi="Ebrima"/>
          <w:color w:val="000000" w:themeColor="text1"/>
          <w:lang w:val="fr-CI"/>
        </w:rPr>
        <w:t>FIMR</w:t>
      </w:r>
      <w:r>
        <w:rPr>
          <w:rStyle w:val="Aucun"/>
          <w:rFonts w:cs="Times New Roman"/>
          <w:color w:val="000000" w:themeColor="text1"/>
          <w:lang w:val="fr-CI"/>
        </w:rPr>
        <w:t>″</w:t>
      </w:r>
      <w:r>
        <w:rPr>
          <w:rStyle w:val="Aucun"/>
          <w:rFonts w:ascii="Ebrima" w:hAnsi="Ebrima"/>
          <w:color w:val="000000" w:themeColor="text1"/>
          <w:lang w:val="fr-CI"/>
        </w:rPr>
        <w:t>. Les domaines d’intervention du FIMR sont la construction et l’entretien de pistes de desserte agricole, la santé, l’éducation, l’hydraulique, l’électrification rurale et la sécurité. Les investissements sont réalisés dans les localités de la zone de production du café et du cacao en fonction des besoins et des priorités exprimé</w:t>
      </w:r>
      <w:r>
        <w:rPr>
          <w:rStyle w:val="Aucun"/>
          <w:rFonts w:ascii="Ebrima" w:hAnsi="Ebrima"/>
          <w:strike/>
          <w:color w:val="000000" w:themeColor="text1"/>
          <w:lang w:val="fr-CI"/>
        </w:rPr>
        <w:t>e</w:t>
      </w:r>
      <w:r>
        <w:rPr>
          <w:rStyle w:val="Aucun"/>
          <w:rFonts w:ascii="Ebrima" w:hAnsi="Ebrima"/>
          <w:color w:val="000000" w:themeColor="text1"/>
          <w:lang w:val="fr-CI"/>
        </w:rPr>
        <w:t>s par les populations.</w:t>
      </w:r>
    </w:p>
    <w:p w14:paraId="6F114517" w14:textId="77777777" w:rsidR="00BF0141" w:rsidRPr="000A0C82" w:rsidRDefault="00BF0141" w:rsidP="00BF0141">
      <w:pPr>
        <w:pStyle w:val="Corps"/>
        <w:tabs>
          <w:tab w:val="left" w:pos="360"/>
        </w:tabs>
        <w:jc w:val="both"/>
        <w:rPr>
          <w:rStyle w:val="Aucun"/>
          <w:rFonts w:ascii="Ebrima" w:eastAsia="Tahoma" w:hAnsi="Ebrima" w:cs="Tahoma"/>
          <w:color w:val="000000" w:themeColor="text1"/>
          <w:u w:color="2E74B5"/>
          <w:lang w:val="fr-CI"/>
        </w:rPr>
      </w:pPr>
    </w:p>
    <w:p w14:paraId="0494637E" w14:textId="51972590" w:rsidR="00BF0141" w:rsidRPr="000A0C82" w:rsidRDefault="00BF0141" w:rsidP="00BF0141">
      <w:pPr>
        <w:tabs>
          <w:tab w:val="left" w:pos="360"/>
        </w:tabs>
        <w:jc w:val="both"/>
        <w:rPr>
          <w:rFonts w:ascii="Ebrima" w:eastAsia="Calibri" w:hAnsi="Ebrima" w:cs="Tahoma"/>
          <w:b/>
          <w:lang w:val="fr-CI"/>
        </w:rPr>
      </w:pPr>
      <w:r>
        <w:rPr>
          <w:rFonts w:ascii="Ebrima" w:eastAsia="Calibri" w:hAnsi="Ebrima" w:cs="Tahoma"/>
          <w:b/>
          <w:i/>
          <w:color w:val="000000"/>
          <w:lang w:val="fr-CI"/>
        </w:rPr>
        <w:t>Concernant les pistes rurales</w:t>
      </w:r>
      <w:r>
        <w:rPr>
          <w:rFonts w:ascii="Ebrima" w:eastAsia="Calibri" w:hAnsi="Ebrima" w:cs="Tahoma"/>
          <w:color w:val="000000"/>
          <w:lang w:val="fr-CI"/>
        </w:rPr>
        <w:t>, l</w:t>
      </w:r>
      <w:r>
        <w:rPr>
          <w:rFonts w:ascii="Ebrima" w:eastAsia="Calibri" w:hAnsi="Ebrima" w:cs="Tahoma"/>
          <w:lang w:val="fr-CI"/>
        </w:rPr>
        <w:t xml:space="preserve">es travaux du </w:t>
      </w:r>
      <w:r>
        <w:rPr>
          <w:rFonts w:ascii="Ebrima" w:eastAsia="Calibri" w:hAnsi="Ebrima" w:cs="Tahoma"/>
          <w:b/>
          <w:lang w:val="fr-CI"/>
        </w:rPr>
        <w:t xml:space="preserve">programme de reprofilage lourd de 508 km d’un montant de 7,1 milliards</w:t>
      </w:r>
      <w:ins w:id="100046" w:author="Claude" w:date="2026-09-29T09:00:00Z">
        <w:r>
          <w:rPr>
            <w:rFonts w:ascii="Ebrima" w:eastAsia="Calibri" w:hAnsi="Ebrima" w:cs="Tahoma"/>
            <w:b/>
            <w:lang w:val="fr-CI"/>
          </w:rPr>
          <w:t xml:space="preserve"> de FCFA</w:t>
        </w:r>
      </w:ins>
      <w:r>
        <w:rPr>
          <w:rFonts w:ascii="Ebrima" w:eastAsia="Calibri" w:hAnsi="Ebrima" w:cs="Tahoma"/>
          <w:b/>
          <w:lang w:val="fr-CI"/>
        </w:rPr>
        <w:t xml:space="preserve">, </w:t>
      </w:r>
      <w:r>
        <w:rPr>
          <w:rFonts w:ascii="Ebrima" w:eastAsia="Calibri" w:hAnsi="Ebrima" w:cs="Tahoma"/>
          <w:lang w:val="fr-CI"/>
        </w:rPr>
        <w:t>ont démarré</w:t>
      </w:r>
      <w:r>
        <w:rPr>
          <w:rFonts w:ascii="Ebrima" w:eastAsia="Calibri" w:hAnsi="Ebrima" w:cs="Tahoma"/>
          <w:b/>
          <w:lang w:val="fr-CI"/>
        </w:rPr>
        <w:t xml:space="preserve"> le 29 mai 2026 </w:t>
      </w:r>
      <w:r>
        <w:rPr>
          <w:rFonts w:ascii="Ebrima" w:eastAsia="Calibri" w:hAnsi="Ebrima" w:cs="Tahoma"/>
          <w:bCs/>
          <w:lang w:val="fr-CI"/>
        </w:rPr>
        <w:t>et</w:t>
      </w:r>
      <w:r>
        <w:rPr>
          <w:rFonts w:ascii="Ebrima" w:eastAsia="Calibri" w:hAnsi="Ebrima" w:cs="Tahoma"/>
          <w:b/>
          <w:lang w:val="fr-CI"/>
        </w:rPr>
        <w:t xml:space="preserve"> </w:t>
      </w:r>
      <w:r>
        <w:rPr>
          <w:rFonts w:ascii="Ebrima" w:eastAsia="Calibri" w:hAnsi="Ebrima" w:cs="Tahoma"/>
          <w:bCs/>
          <w:lang w:val="fr-CI"/>
        </w:rPr>
        <w:t>le</w:t>
      </w:r>
      <w:r>
        <w:rPr>
          <w:rFonts w:ascii="Ebrima" w:eastAsia="Calibri" w:hAnsi="Ebrima" w:cs="Tahoma"/>
          <w:b/>
          <w:lang w:val="fr-CI"/>
        </w:rPr>
        <w:t xml:space="preserve"> </w:t>
      </w:r>
      <w:r>
        <w:rPr>
          <w:rFonts w:ascii="Ebrima" w:eastAsia="Calibri" w:hAnsi="Ebrima" w:cs="Tahoma"/>
          <w:lang w:val="fr-CI"/>
        </w:rPr>
        <w:t xml:space="preserve">taux d’exécution est de </w:t>
      </w:r>
      <w:r>
        <w:rPr>
          <w:rFonts w:ascii="Ebrima" w:eastAsia="Calibri" w:hAnsi="Ebrima" w:cs="Tahoma"/>
          <w:b/>
          <w:lang w:val="fr-CI"/>
        </w:rPr>
        <w:t xml:space="preserve">7% au 30 juin 2026. </w:t>
      </w:r>
      <w:r>
        <w:rPr>
          <w:rFonts w:ascii="Ebrima" w:eastAsia="Calibri" w:hAnsi="Ebrima" w:cs="Tahoma"/>
          <w:lang w:val="fr-CI"/>
        </w:rPr>
        <w:t xml:space="preserve">En outre, le programme de reprofilage léger de 207 km démarré </w:t>
      </w:r>
      <w:del w:id="432" w:author="MANOU" w:date="2026-08-20T11:44:00Z">
        <w:r>
          <w:rPr>
            <w:rFonts w:ascii="Ebrima" w:eastAsia="Calibri" w:hAnsi="Ebrima" w:cs="Tahoma"/>
            <w:lang w:val="fr-CI"/>
          </w:rPr>
          <w:delText xml:space="preserve">également </w:delText>
        </w:r>
      </w:del>
      <w:r>
        <w:rPr>
          <w:rFonts w:ascii="Ebrima" w:eastAsia="Calibri" w:hAnsi="Ebrima" w:cs="Tahoma"/>
          <w:lang w:val="fr-CI"/>
        </w:rPr>
        <w:t>le 1</w:t>
      </w:r>
      <w:r>
        <w:rPr>
          <w:rFonts w:ascii="Ebrima" w:eastAsia="Calibri" w:hAnsi="Ebrima" w:cs="Tahoma"/>
          <w:vertAlign w:val="superscript"/>
          <w:lang w:val="fr-CI"/>
        </w:rPr>
        <w:t>er</w:t>
      </w:r>
      <w:r>
        <w:rPr>
          <w:rFonts w:ascii="Ebrima" w:eastAsia="Calibri" w:hAnsi="Ebrima" w:cs="Tahoma"/>
          <w:lang w:val="fr-CI"/>
        </w:rPr>
        <w:t xml:space="preserve"> juin 2023, est </w:t>
      </w:r>
      <w:r>
        <w:rPr>
          <w:rFonts w:ascii="Ebrima" w:eastAsia="Calibri" w:hAnsi="Ebrima" w:cs="Tahoma"/>
          <w:b/>
          <w:lang w:val="fr-CI"/>
        </w:rPr>
        <w:t>achevé.</w:t>
      </w:r>
      <w:r>
        <w:rPr>
          <w:rFonts w:ascii="Ebrima" w:eastAsia="Calibri" w:hAnsi="Ebrima" w:cs="Tahoma"/>
          <w:lang w:val="fr-CI"/>
        </w:rPr>
        <w:t xml:space="preserve"> Un nouveau programme reprofilage léger de </w:t>
      </w:r>
      <w:r>
        <w:rPr>
          <w:rFonts w:ascii="Ebrima" w:eastAsia="Calibri" w:hAnsi="Ebrima" w:cs="Tahoma"/>
          <w:b/>
          <w:lang w:val="fr-CI"/>
        </w:rPr>
        <w:t>106 km</w:t>
      </w:r>
      <w:r>
        <w:rPr>
          <w:rFonts w:ascii="Ebrima" w:eastAsia="Calibri" w:hAnsi="Ebrima" w:cs="Tahoma"/>
          <w:lang w:val="fr-CI"/>
        </w:rPr>
        <w:t xml:space="preserve"> est en cours de lancement.</w:t>
      </w:r>
    </w:p>
    <w:p w14:paraId="4BB98E0C" w14:textId="77777777" w:rsidR="00BF0141" w:rsidRPr="000A0C82" w:rsidRDefault="00BF0141" w:rsidP="00BF0141">
      <w:pPr>
        <w:tabs>
          <w:tab w:val="left" w:pos="360"/>
        </w:tabs>
        <w:jc w:val="both"/>
        <w:rPr>
          <w:rFonts w:ascii="Ebrima" w:eastAsia="Calibri" w:hAnsi="Ebrima" w:cs="Tahoma"/>
          <w:lang w:val="fr-CI"/>
        </w:rPr>
      </w:pPr>
      <w:r>
        <w:rPr>
          <w:rFonts w:ascii="Ebrima" w:eastAsia="Calibri" w:hAnsi="Ebrima" w:cs="Tahoma"/>
          <w:lang w:val="fr-CI"/>
        </w:rPr>
        <w:t>Au total, ce sont 10 955 km de pistes de desserte agricole qui ont été réhabilitées et entretenues de 2012 à 2026.</w:t>
      </w:r>
    </w:p>
    <w:p w14:paraId="288B41D2" w14:textId="77777777" w:rsidR="00BF0141" w:rsidRPr="000A0C82" w:rsidRDefault="00BF0141" w:rsidP="00BF0141">
      <w:pPr>
        <w:tabs>
          <w:tab w:val="left" w:pos="360"/>
        </w:tabs>
        <w:jc w:val="both"/>
        <w:rPr>
          <w:rFonts w:ascii="Ebrima" w:eastAsia="Calibri" w:hAnsi="Ebrima" w:cs="Tahoma"/>
          <w:b/>
          <w:i/>
          <w:color w:val="000000"/>
          <w:lang w:val="fr-CI"/>
        </w:rPr>
      </w:pPr>
    </w:p>
    <w:p w14:paraId="0168D881" w14:textId="77777777" w:rsidR="00BF0141" w:rsidRPr="000A0C82" w:rsidRDefault="00BF0141" w:rsidP="00BF0141">
      <w:pPr>
        <w:tabs>
          <w:tab w:val="left" w:pos="360"/>
        </w:tabs>
        <w:jc w:val="both"/>
        <w:rPr>
          <w:rFonts w:ascii="Ebrima" w:eastAsia="Calibri" w:hAnsi="Ebrima" w:cs="Tahoma"/>
          <w:b/>
          <w:color w:val="000000"/>
          <w:lang w:val="fr-CI"/>
        </w:rPr>
      </w:pPr>
      <w:r>
        <w:rPr>
          <w:rFonts w:ascii="Ebrima" w:eastAsia="Calibri" w:hAnsi="Ebrima" w:cs="Tahoma"/>
          <w:b/>
          <w:i/>
          <w:color w:val="000000"/>
          <w:lang w:val="fr-CI"/>
        </w:rPr>
        <w:t>En matière d’éducation</w:t>
      </w:r>
      <w:r>
        <w:rPr>
          <w:rFonts w:ascii="Ebrima" w:eastAsia="Calibri" w:hAnsi="Ebrima" w:cs="Tahoma"/>
          <w:color w:val="000000"/>
          <w:lang w:val="fr-CI"/>
        </w:rPr>
        <w:t xml:space="preserve">, les travaux de construction de soixante-quinze (75) salles de classes primaires, de soixante-trois (63) logements de maîtres, de vingt-trois (23) cantines et de vingt-cinq (25) blocs de latrines, d’un montant de 2,48 milliards</w:t>
      </w:r>
      <w:ins w:id="100047" w:author="Claude" w:date="2026-09-29T09:00:00Z">
        <w:r>
          <w:rPr>
            <w:rFonts w:ascii="Ebrima" w:eastAsia="Calibri" w:hAnsi="Ebrima" w:cs="Tahoma"/>
            <w:color w:val="000000"/>
            <w:lang w:val="fr-CI"/>
          </w:rPr>
          <w:t xml:space="preserve"> de FCFA</w:t>
        </w:r>
      </w:ins>
      <w:r>
        <w:rPr>
          <w:rFonts w:ascii="Ebrima" w:eastAsia="Calibri" w:hAnsi="Ebrima" w:cs="Tahoma"/>
          <w:color w:val="000000"/>
          <w:lang w:val="fr-CI"/>
        </w:rPr>
        <w:t xml:space="preserve">, démarrés le </w:t>
      </w:r>
      <w:r>
        <w:rPr>
          <w:rFonts w:ascii="Ebrima" w:eastAsia="Calibri" w:hAnsi="Ebrima" w:cs="Tahoma"/>
          <w:b/>
          <w:color w:val="000000"/>
          <w:lang w:val="fr-CI"/>
        </w:rPr>
        <w:t>1</w:t>
      </w:r>
      <w:r>
        <w:rPr>
          <w:rFonts w:ascii="Ebrima" w:eastAsia="Calibri" w:hAnsi="Ebrima" w:cs="Tahoma"/>
          <w:b/>
          <w:color w:val="000000"/>
          <w:vertAlign w:val="superscript"/>
          <w:lang w:val="fr-CI"/>
        </w:rPr>
        <w:t>er</w:t>
      </w:r>
      <w:r>
        <w:rPr>
          <w:rFonts w:ascii="Ebrima" w:eastAsia="Calibri" w:hAnsi="Ebrima" w:cs="Tahoma"/>
          <w:b/>
          <w:color w:val="000000"/>
          <w:lang w:val="fr-CI"/>
        </w:rPr>
        <w:t xml:space="preserve"> avril 2025</w:t>
      </w:r>
      <w:r>
        <w:rPr>
          <w:rFonts w:ascii="Ebrima" w:eastAsia="Calibri" w:hAnsi="Ebrima" w:cs="Tahoma"/>
          <w:color w:val="000000"/>
          <w:lang w:val="fr-CI"/>
        </w:rPr>
        <w:t>, ont un taux d’exécution</w:t>
      </w:r>
      <w:del w:id="433" w:author="MANOU" w:date="2026-08-20T08:48:00Z">
        <w:r>
          <w:rPr>
            <w:rFonts w:ascii="Ebrima" w:eastAsia="Calibri" w:hAnsi="Ebrima" w:cs="Tahoma"/>
            <w:color w:val="000000"/>
            <w:lang w:val="fr-CI"/>
          </w:rPr>
          <w:delText xml:space="preserve"> est</w:delText>
        </w:r>
      </w:del>
      <w:r>
        <w:rPr>
          <w:rFonts w:ascii="Ebrima" w:eastAsia="Calibri" w:hAnsi="Ebrima" w:cs="Tahoma"/>
          <w:color w:val="000000"/>
          <w:lang w:val="fr-CI"/>
        </w:rPr>
        <w:t xml:space="preserve"> de </w:t>
      </w:r>
      <w:r>
        <w:rPr>
          <w:rFonts w:ascii="Ebrima" w:eastAsia="Calibri" w:hAnsi="Ebrima" w:cs="Tahoma"/>
          <w:b/>
          <w:color w:val="000000"/>
          <w:lang w:val="fr-CI"/>
        </w:rPr>
        <w:t>95% au 30 juin 2026.</w:t>
      </w:r>
    </w:p>
    <w:p w14:paraId="2E467DB8" w14:textId="703EB12A" w:rsidR="00BF0141" w:rsidRPr="000A0C82" w:rsidRDefault="00BF0141" w:rsidP="00BF0141">
      <w:pPr>
        <w:tabs>
          <w:tab w:val="left" w:pos="360"/>
        </w:tabs>
        <w:jc w:val="both"/>
        <w:rPr>
          <w:rFonts w:ascii="Ebrima" w:eastAsia="Calibri" w:hAnsi="Ebrima" w:cs="Tahoma"/>
          <w:lang w:val="fr-CI"/>
        </w:rPr>
      </w:pPr>
      <w:r>
        <w:rPr>
          <w:rFonts w:ascii="Ebrima" w:eastAsia="Calibri" w:hAnsi="Ebrima" w:cs="Tahoma"/>
          <w:lang w:val="fr-CI"/>
        </w:rPr>
        <w:t xml:space="preserve">En outre, les nouveaux projets de construction </w:t>
      </w:r>
      <w:del w:id="434" w:author="MANOU" w:date="2026-08-20T08:48:00Z">
        <w:r>
          <w:rPr>
            <w:rFonts w:ascii="Ebrima" w:eastAsia="Calibri" w:hAnsi="Ebrima" w:cs="Tahoma"/>
            <w:lang w:val="fr-CI"/>
          </w:rPr>
          <w:delText xml:space="preserve">de construction </w:delText>
        </w:r>
      </w:del>
      <w:r>
        <w:rPr>
          <w:rFonts w:ascii="Ebrima" w:eastAsia="Calibri" w:hAnsi="Ebrima" w:cs="Tahoma"/>
          <w:lang w:val="fr-CI"/>
        </w:rPr>
        <w:t xml:space="preserve">de soixante-six (66) salles de classes primaires, de soixante</w:t>
      </w:r>
      <w:del w:id="100048" w:author="Claude" w:date="2026-09-29T09:00:00Z">
        <w:r>
          <w:rPr>
            <w:rFonts w:ascii="Ebrima" w:eastAsia="Calibri" w:hAnsi="Ebrima" w:cs="Tahoma"/>
            <w:lang w:val="fr-CI"/>
          </w:rPr>
          <w:delText xml:space="preserve"> </w:delText>
        </w:r>
      </w:del>
      <w:r>
        <w:rPr>
          <w:rFonts w:ascii="Ebrima" w:eastAsia="Calibri" w:hAnsi="Ebrima" w:cs="Tahoma"/>
          <w:lang w:val="fr-CI"/>
        </w:rPr>
        <w:t xml:space="preserve">-six (66) logements de maîtres, de vingt-une (21) cantines et de vingt </w:t>
      </w:r>
      <w:del w:id="100049" w:author="Claude" w:date="2026-09-29T09:00:00Z">
        <w:r>
          <w:rPr>
            <w:rFonts w:ascii="Ebrima" w:eastAsia="Calibri" w:hAnsi="Ebrima" w:cs="Tahoma"/>
            <w:lang w:val="fr-CI"/>
          </w:rPr>
          <w:delText xml:space="preserve">-</w:delText>
        </w:r>
      </w:del>
      <w:ins w:id="100050" w:author="Claude" w:date="2026-09-29T09:00:00Z">
        <w:r>
          <w:rPr>
            <w:rFonts w:ascii="Ebrima" w:eastAsia="Calibri" w:hAnsi="Ebrima" w:cs="Tahoma"/>
            <w:lang w:val="fr-CI"/>
          </w:rPr>
          <w:t xml:space="preserve">et </w:t>
        </w:r>
      </w:ins>
      <w:r>
        <w:rPr>
          <w:rFonts w:ascii="Ebrima" w:eastAsia="Calibri" w:hAnsi="Ebrima" w:cs="Tahoma"/>
          <w:lang w:val="fr-CI"/>
        </w:rPr>
        <w:t xml:space="preserve">un (21) blocs de latrines pour un montant de </w:t>
      </w:r>
      <w:r>
        <w:rPr>
          <w:rFonts w:ascii="Ebrima" w:eastAsia="Calibri" w:hAnsi="Ebrima" w:cs="Tahoma"/>
          <w:b/>
          <w:lang w:val="fr-CI"/>
        </w:rPr>
        <w:t xml:space="preserve">2,42 milliards de </w:t>
      </w:r>
      <w:ins w:id="100051" w:author="Claude" w:date="2026-09-29T09:00:00Z">
        <w:r>
          <w:rPr>
            <w:rFonts w:ascii="Ebrima" w:eastAsia="Calibri" w:hAnsi="Ebrima" w:cs="Tahoma"/>
            <w:b/>
            <w:lang w:val="fr-CI"/>
          </w:rPr>
          <w:t xml:space="preserve">F</w:t>
        </w:r>
      </w:ins>
      <w:r>
        <w:rPr>
          <w:rFonts w:ascii="Ebrima" w:eastAsia="Calibri" w:hAnsi="Ebrima" w:cs="Tahoma"/>
          <w:b/>
          <w:lang w:val="fr-CI"/>
        </w:rPr>
        <w:t xml:space="preserve">CFA</w:t>
      </w:r>
      <w:r>
        <w:rPr>
          <w:rFonts w:ascii="Ebrima" w:eastAsia="Calibri" w:hAnsi="Ebrima" w:cs="Tahoma"/>
          <w:lang w:val="fr-CI"/>
        </w:rPr>
        <w:t>, ont démarré le</w:t>
      </w:r>
      <w:r>
        <w:rPr>
          <w:rFonts w:ascii="Ebrima" w:eastAsia="Calibri" w:hAnsi="Ebrima" w:cs="Tahoma"/>
          <w:b/>
          <w:lang w:val="fr-CI"/>
        </w:rPr>
        <w:t xml:space="preserve"> 1</w:t>
      </w:r>
      <w:r>
        <w:rPr>
          <w:rFonts w:ascii="Ebrima" w:eastAsia="Calibri" w:hAnsi="Ebrima" w:cs="Tahoma"/>
          <w:b/>
          <w:vertAlign w:val="superscript"/>
          <w:lang w:val="fr-CI"/>
        </w:rPr>
        <w:t>er</w:t>
      </w:r>
      <w:r>
        <w:rPr>
          <w:rFonts w:ascii="Ebrima" w:eastAsia="Calibri" w:hAnsi="Ebrima" w:cs="Tahoma"/>
          <w:b/>
          <w:lang w:val="fr-CI"/>
        </w:rPr>
        <w:t xml:space="preserve"> avril 2026, </w:t>
      </w:r>
      <w:r>
        <w:rPr>
          <w:rFonts w:ascii="Ebrima" w:eastAsia="Calibri" w:hAnsi="Ebrima" w:cs="Tahoma"/>
          <w:lang w:val="fr-CI"/>
        </w:rPr>
        <w:t xml:space="preserve">le taux d’exécution est de </w:t>
      </w:r>
      <w:r>
        <w:rPr>
          <w:rFonts w:ascii="Ebrima" w:eastAsia="Calibri" w:hAnsi="Ebrima" w:cs="Tahoma"/>
          <w:b/>
          <w:lang w:val="fr-CI"/>
        </w:rPr>
        <w:t xml:space="preserve">23% </w:t>
      </w:r>
      <w:r>
        <w:rPr>
          <w:rFonts w:ascii="Ebrima" w:eastAsia="Calibri" w:hAnsi="Ebrima" w:cs="Tahoma"/>
          <w:lang w:val="fr-CI"/>
        </w:rPr>
        <w:t>au 30 juin 2026</w:t>
      </w:r>
      <w:r>
        <w:rPr>
          <w:rFonts w:ascii="Ebrima" w:eastAsia="Calibri" w:hAnsi="Ebrima" w:cs="Tahoma"/>
          <w:b/>
          <w:lang w:val="fr-CI"/>
        </w:rPr>
        <w:t>.</w:t>
      </w:r>
      <w:r>
        <w:rPr>
          <w:rFonts w:ascii="Ebrima" w:eastAsia="Calibri" w:hAnsi="Ebrima" w:cs="Tahoma"/>
          <w:lang w:val="fr-CI"/>
        </w:rPr>
        <w:t xml:space="preserve"> </w:t>
      </w:r>
    </w:p>
    <w:p w14:paraId="18381D83" w14:textId="60F70A18" w:rsidR="00BF0141" w:rsidRPr="000A0C82" w:rsidRDefault="00BF0141" w:rsidP="00BF0141">
      <w:pPr>
        <w:tabs>
          <w:tab w:val="left" w:pos="360"/>
        </w:tabs>
        <w:jc w:val="both"/>
        <w:rPr>
          <w:rFonts w:ascii="Ebrima" w:eastAsia="Calibri" w:hAnsi="Ebrima" w:cs="Tahoma"/>
          <w:color w:val="000000"/>
          <w:lang w:val="fr-CI"/>
        </w:rPr>
      </w:pPr>
      <w:r>
        <w:rPr>
          <w:rFonts w:ascii="Ebrima" w:eastAsia="Calibri" w:hAnsi="Ebrima" w:cs="Tahoma"/>
          <w:lang w:val="fr-CI"/>
        </w:rPr>
        <w:t>De plus, </w:t>
      </w:r>
      <w:r>
        <w:rPr>
          <w:rFonts w:ascii="Ebrima" w:eastAsia="Calibri" w:hAnsi="Ebrima" w:cs="Tahoma"/>
          <w:b/>
          <w:lang w:val="fr-CI"/>
        </w:rPr>
        <w:t xml:space="preserve">57 588 </w:t>
      </w:r>
      <w:r>
        <w:rPr>
          <w:rFonts w:ascii="Ebrima" w:eastAsia="Calibri" w:hAnsi="Ebrima" w:cs="Tahoma"/>
          <w:b/>
          <w:color w:val="000000"/>
          <w:lang w:val="fr-CI"/>
        </w:rPr>
        <w:t>kits</w:t>
      </w:r>
      <w:r>
        <w:rPr>
          <w:rFonts w:ascii="Ebrima" w:eastAsia="Calibri" w:hAnsi="Ebrima" w:cs="Tahoma"/>
          <w:color w:val="000000"/>
          <w:lang w:val="fr-CI"/>
        </w:rPr>
        <w:t xml:space="preserve"> scolaires et </w:t>
      </w:r>
      <w:r>
        <w:rPr>
          <w:rFonts w:ascii="Ebrima" w:eastAsia="Calibri" w:hAnsi="Ebrima" w:cs="Tahoma"/>
          <w:b/>
          <w:color w:val="000000"/>
          <w:lang w:val="fr-CI"/>
        </w:rPr>
        <w:t>5 000</w:t>
      </w:r>
      <w:r>
        <w:rPr>
          <w:rFonts w:ascii="Ebrima" w:eastAsia="Calibri" w:hAnsi="Ebrima" w:cs="Tahoma"/>
          <w:color w:val="000000"/>
          <w:lang w:val="fr-CI"/>
        </w:rPr>
        <w:t xml:space="preserve"> tables bancs ont été distribués aux élèves du primaire pour l’année scolaire 2025-2026.  </w:t>
      </w:r>
    </w:p>
    <w:p w14:paraId="3BD0FA50" w14:textId="77777777" w:rsidR="00BF0141" w:rsidRPr="000A0C82" w:rsidRDefault="00BF0141" w:rsidP="00BF0141">
      <w:pPr>
        <w:tabs>
          <w:tab w:val="left" w:pos="360"/>
        </w:tabs>
        <w:jc w:val="both"/>
        <w:rPr>
          <w:rFonts w:ascii="Ebrima" w:eastAsia="Calibri" w:hAnsi="Ebrima" w:cs="Tahoma"/>
          <w:lang w:val="fr-CI"/>
        </w:rPr>
      </w:pPr>
    </w:p>
    <w:p w14:paraId="5B1FB317" w14:textId="77777777" w:rsidR="00BF0141" w:rsidRPr="000A0C82" w:rsidRDefault="00BF0141" w:rsidP="00BF0141">
      <w:pPr>
        <w:tabs>
          <w:tab w:val="left" w:pos="360"/>
        </w:tabs>
        <w:jc w:val="both"/>
        <w:rPr>
          <w:rFonts w:ascii="Ebrima" w:eastAsia="Calibri" w:hAnsi="Ebrima" w:cs="Tahoma"/>
          <w:lang w:val="fr-CI"/>
        </w:rPr>
      </w:pPr>
      <w:r>
        <w:rPr>
          <w:rFonts w:ascii="Ebrima" w:eastAsia="Calibri" w:hAnsi="Ebrima" w:cs="Tahoma"/>
          <w:lang w:val="fr-CI"/>
        </w:rPr>
        <w:t xml:space="preserve">De 2012 à 2026, le Conseil du Café-Cacao a distribué trois cent trente-six mille cinq cent quatre-vingt-huit (336 588) kits scolaires, vingt-huit mille (28 000) tenues scolaires, quarante mille (40 000) tables bancs, mille six cents (1 600) bureaux de maîtres, mille six cents (1 600) chaises de maîtres et a construit </w:t>
      </w:r>
      <w:commentRangeStart w:id="435"/>
      <w:del w:id="400001" w:author="Claude" w:date="2026-09-29T09:00:00Z">
        <w:r>
          <w:rPr>
            <w:rFonts w:ascii="Ebrima" w:eastAsia="Calibri" w:hAnsi="Ebrima" w:cs="Tahoma"/>
            <w:lang w:val="fr-CI"/>
          </w:rPr>
          <w:delText xml:space="preserve">trois cent quatre-vingt-quin</w:delText>
        </w:r>
      </w:del>
      <w:ins w:id="400002" w:author="Claude" w:date="2026-09-29T09:00:00Z">
        <w:r>
          <w:rPr>
            <w:rFonts w:ascii="Ebrima" w:eastAsia="Calibri" w:hAnsi="Ebrima" w:cs="Tahoma"/>
            <w:lang w:val="fr-CI"/>
          </w:rPr>
          <w:t xml:space="preserve">quatre cent trei</w:t>
        </w:r>
      </w:ins>
      <w:r>
        <w:rPr>
          <w:rFonts w:ascii="Ebrima" w:eastAsia="Calibri" w:hAnsi="Ebrima" w:cs="Tahoma"/>
          <w:lang w:val="fr-CI"/>
        </w:rPr>
        <w:t xml:space="preserve">ze (413) classes, trois cent </w:t>
      </w:r>
      <w:del w:id="400003" w:author="Claude" w:date="2026-09-29T09:00:00Z">
        <w:r>
          <w:rPr>
            <w:rFonts w:ascii="Ebrima" w:eastAsia="Calibri" w:hAnsi="Ebrima" w:cs="Tahoma"/>
            <w:lang w:val="fr-CI"/>
          </w:rPr>
          <w:delText xml:space="preserve">cinquante-quatr</w:delText>
        </w:r>
      </w:del>
      <w:ins w:id="400004" w:author="Claude" w:date="2026-09-29T09:00:00Z">
        <w:r>
          <w:rPr>
            <w:rFonts w:ascii="Ebrima" w:eastAsia="Calibri" w:hAnsi="Ebrima" w:cs="Tahoma"/>
            <w:lang w:val="fr-CI"/>
          </w:rPr>
          <w:t xml:space="preserve">soixante-douz</w:t>
        </w:r>
      </w:ins>
      <w:r>
        <w:rPr>
          <w:rFonts w:ascii="Ebrima" w:eastAsia="Calibri" w:hAnsi="Ebrima" w:cs="Tahoma"/>
          <w:lang w:val="fr-CI"/>
        </w:rPr>
        <w:t xml:space="preserve">e (372) logements de maîtres et soixante-</w:t>
      </w:r>
      <w:del w:id="400005" w:author="Claude" w:date="2026-09-29T09:00:00Z">
        <w:r>
          <w:rPr>
            <w:rFonts w:ascii="Ebrima" w:eastAsia="Calibri" w:hAnsi="Ebrima" w:cs="Tahoma"/>
            <w:lang w:val="fr-CI"/>
          </w:rPr>
          <w:delText xml:space="preserve">treize</w:delText>
        </w:r>
      </w:del>
      <w:ins w:id="400006" w:author="Claude" w:date="2026-09-29T09:00:00Z">
        <w:r>
          <w:rPr>
            <w:rFonts w:ascii="Ebrima" w:eastAsia="Calibri" w:hAnsi="Ebrima" w:cs="Tahoma"/>
            <w:lang w:val="fr-CI"/>
          </w:rPr>
          <w:t xml:space="preserve">dix-neuf</w:t>
        </w:r>
      </w:ins>
      <w:r>
        <w:rPr>
          <w:rFonts w:ascii="Ebrima" w:eastAsia="Calibri" w:hAnsi="Ebrima" w:cs="Tahoma"/>
          <w:lang w:val="fr-CI"/>
        </w:rPr>
        <w:t xml:space="preserve"> (79) cantines.</w:t>
      </w:r>
      <w:commentRangeEnd w:id="435"/>
      <w:r>
        <w:rPr>
          <w:rStyle w:val="Marquedecommentaire"/>
        </w:rPr>
        <w:commentReference w:id="435"/>
      </w:r>
    </w:p>
    <w:p w14:paraId="6A266600" w14:textId="77777777" w:rsidR="00BF0141" w:rsidRPr="000A0C82" w:rsidRDefault="00BF0141" w:rsidP="00BF0141">
      <w:pPr>
        <w:tabs>
          <w:tab w:val="left" w:pos="360"/>
        </w:tabs>
        <w:jc w:val="both"/>
        <w:rPr>
          <w:rFonts w:ascii="Ebrima" w:eastAsia="Calibri" w:hAnsi="Ebrima" w:cs="Tahoma"/>
          <w:color w:val="000000"/>
          <w:lang w:val="fr-CI"/>
        </w:rPr>
      </w:pPr>
    </w:p>
    <w:p w14:paraId="5E23F660" w14:textId="77777777" w:rsidR="00BF0141" w:rsidRPr="000A0C82" w:rsidRDefault="00BF0141" w:rsidP="00BF0141">
      <w:pPr>
        <w:tabs>
          <w:tab w:val="left" w:pos="360"/>
        </w:tabs>
        <w:jc w:val="both"/>
        <w:rPr>
          <w:rFonts w:ascii="Ebrima" w:eastAsia="Calibri" w:hAnsi="Ebrima" w:cs="Tahoma"/>
          <w:lang w:val="fr-CI"/>
        </w:rPr>
      </w:pPr>
      <w:r>
        <w:rPr>
          <w:rFonts w:ascii="Ebrima" w:eastAsia="Calibri" w:hAnsi="Ebrima" w:cs="Tahoma"/>
          <w:b/>
          <w:i/>
          <w:color w:val="000000"/>
          <w:lang w:val="fr-CI"/>
        </w:rPr>
        <w:t>S’agissant de l’hydraulique humaine rurale</w:t>
      </w:r>
      <w:r>
        <w:rPr>
          <w:rFonts w:ascii="Ebrima" w:eastAsia="Calibri" w:hAnsi="Ebrima" w:cs="Tahoma"/>
          <w:color w:val="000000"/>
          <w:lang w:val="fr-CI"/>
        </w:rPr>
        <w:t xml:space="preserve">, </w:t>
      </w:r>
      <w:r>
        <w:rPr>
          <w:rFonts w:ascii="Ebrima" w:eastAsia="Calibri" w:hAnsi="Ebrima" w:cs="Tahoma"/>
          <w:lang w:val="fr-CI"/>
        </w:rPr>
        <w:t xml:space="preserve">un programme de six </w:t>
      </w:r>
      <w:r>
        <w:rPr>
          <w:rFonts w:ascii="Ebrima" w:eastAsia="Calibri" w:hAnsi="Ebrima" w:cs="Tahoma"/>
          <w:color w:val="000000"/>
          <w:lang w:val="fr-CI"/>
        </w:rPr>
        <w:t xml:space="preserve">cents (600) forages et la fourniture et pose de six cents (600) pompes ont été initiés sur les campagnes 2023-2024 et 2024-2025. A la date du 30 juin 2026, </w:t>
      </w:r>
      <w:r>
        <w:rPr>
          <w:rFonts w:ascii="Ebrima" w:eastAsia="Calibri" w:hAnsi="Ebrima" w:cs="Tahoma"/>
          <w:bCs/>
          <w:color w:val="000000"/>
          <w:lang w:val="fr-CI"/>
        </w:rPr>
        <w:t>six cents</w:t>
      </w:r>
      <w:r>
        <w:rPr>
          <w:rFonts w:ascii="Ebrima" w:eastAsia="Calibri" w:hAnsi="Ebrima" w:cs="Tahoma"/>
          <w:b/>
          <w:color w:val="000000"/>
          <w:lang w:val="fr-CI"/>
        </w:rPr>
        <w:t xml:space="preserve"> (600) </w:t>
      </w:r>
      <w:r>
        <w:rPr>
          <w:rFonts w:ascii="Ebrima" w:eastAsia="Calibri" w:hAnsi="Ebrima" w:cs="Tahoma"/>
          <w:color w:val="000000"/>
          <w:lang w:val="fr-CI"/>
        </w:rPr>
        <w:t>forages positifs ont été réalisés et cinq cent-trois</w:t>
      </w:r>
      <w:r>
        <w:rPr>
          <w:rFonts w:ascii="Ebrima" w:eastAsia="Calibri" w:hAnsi="Ebrima" w:cs="Tahoma"/>
          <w:b/>
          <w:bCs/>
          <w:color w:val="000000"/>
          <w:lang w:val="fr-CI"/>
        </w:rPr>
        <w:t xml:space="preserve"> (503) </w:t>
      </w:r>
      <w:r>
        <w:rPr>
          <w:rFonts w:ascii="Ebrima" w:eastAsia="Calibri" w:hAnsi="Ebrima" w:cs="Tahoma"/>
          <w:color w:val="000000"/>
          <w:lang w:val="fr-CI"/>
        </w:rPr>
        <w:t xml:space="preserve">pompes posées, </w:t>
      </w:r>
      <w:r>
        <w:rPr>
          <w:rFonts w:ascii="Ebrima" w:eastAsia="Calibri" w:hAnsi="Ebrima" w:cs="Tahoma"/>
          <w:lang w:val="fr-CI"/>
        </w:rPr>
        <w:t xml:space="preserve">soit un taux d’exécution de </w:t>
      </w:r>
      <w:r>
        <w:rPr>
          <w:rFonts w:ascii="Ebrima" w:eastAsia="Calibri" w:hAnsi="Ebrima" w:cs="Tahoma"/>
          <w:b/>
          <w:lang w:val="fr-CI"/>
        </w:rPr>
        <w:t>83,83%</w:t>
      </w:r>
      <w:r>
        <w:rPr>
          <w:rFonts w:ascii="Ebrima" w:eastAsia="Calibri" w:hAnsi="Ebrima" w:cs="Tahoma"/>
          <w:bCs/>
          <w:lang w:val="fr-CI"/>
        </w:rPr>
        <w:t>.</w:t>
      </w:r>
    </w:p>
    <w:p w14:paraId="24AF9BB1" w14:textId="77777777" w:rsidR="00BF0141" w:rsidRPr="000A0C82" w:rsidRDefault="00BF0141" w:rsidP="00BF0141">
      <w:pPr>
        <w:tabs>
          <w:tab w:val="left" w:pos="360"/>
        </w:tabs>
        <w:jc w:val="both"/>
        <w:rPr>
          <w:rFonts w:ascii="Ebrima" w:eastAsia="Calibri" w:hAnsi="Ebrima" w:cs="Tahoma"/>
          <w:lang w:val="fr-CI"/>
        </w:rPr>
      </w:pPr>
    </w:p>
    <w:p w14:paraId="7FF48E78" w14:textId="77777777" w:rsidR="00BF0141" w:rsidRPr="000A0C82" w:rsidRDefault="00BF0141" w:rsidP="00BF0141">
      <w:pPr>
        <w:tabs>
          <w:tab w:val="left" w:pos="360"/>
        </w:tabs>
        <w:jc w:val="both"/>
        <w:rPr>
          <w:rFonts w:ascii="Ebrima" w:eastAsia="Calibri" w:hAnsi="Ebrima" w:cs="Tahoma"/>
          <w:lang w:val="fr-CI"/>
        </w:rPr>
      </w:pPr>
      <w:r>
        <w:rPr>
          <w:rFonts w:ascii="Ebrima" w:eastAsia="Calibri" w:hAnsi="Ebrima" w:cs="Tahoma"/>
          <w:lang w:val="fr-CI"/>
        </w:rPr>
        <w:t xml:space="preserve">Au titre des nouveaux programmes, cent trente-quatre </w:t>
      </w:r>
      <w:r>
        <w:rPr>
          <w:rFonts w:ascii="Ebrima" w:eastAsia="Calibri" w:hAnsi="Ebrima" w:cs="Tahoma"/>
          <w:b/>
          <w:lang w:val="fr-CI"/>
        </w:rPr>
        <w:t>(134</w:t>
      </w:r>
      <w:r>
        <w:rPr>
          <w:rFonts w:ascii="Ebrima" w:eastAsia="Calibri" w:hAnsi="Ebrima" w:cs="Tahoma"/>
          <w:lang w:val="fr-CI"/>
        </w:rPr>
        <w:t>) forages ont été réalisés sur deux cents (</w:t>
      </w:r>
      <w:r>
        <w:rPr>
          <w:rFonts w:ascii="Ebrima" w:eastAsia="Calibri" w:hAnsi="Ebrima" w:cs="Tahoma"/>
          <w:b/>
          <w:lang w:val="fr-CI"/>
        </w:rPr>
        <w:t xml:space="preserve">200) </w:t>
      </w:r>
      <w:r>
        <w:rPr>
          <w:rFonts w:ascii="Ebrima" w:eastAsia="Calibri" w:hAnsi="Ebrima" w:cs="Tahoma"/>
          <w:bCs/>
          <w:lang w:val="fr-CI"/>
        </w:rPr>
        <w:t>prévus</w:t>
      </w:r>
      <w:r>
        <w:rPr>
          <w:rFonts w:ascii="Ebrima" w:eastAsia="Calibri" w:hAnsi="Ebrima" w:cs="Tahoma"/>
          <w:lang w:val="fr-CI"/>
        </w:rPr>
        <w:t xml:space="preserve">, soit un taux de réalisation de </w:t>
      </w:r>
      <w:r>
        <w:rPr>
          <w:rFonts w:ascii="Ebrima" w:eastAsia="Calibri" w:hAnsi="Ebrima" w:cs="Tahoma"/>
          <w:b/>
          <w:lang w:val="fr-CI"/>
        </w:rPr>
        <w:t>67%</w:t>
      </w:r>
      <w:r>
        <w:rPr>
          <w:rFonts w:ascii="Ebrima" w:eastAsia="Calibri" w:hAnsi="Ebrima" w:cs="Tahoma"/>
          <w:lang w:val="fr-CI"/>
        </w:rPr>
        <w:t>. Pour la fourniture et pose des pompes de deux cents (</w:t>
      </w:r>
      <w:r>
        <w:rPr>
          <w:rFonts w:ascii="Ebrima" w:eastAsia="Calibri" w:hAnsi="Ebrima" w:cs="Tahoma"/>
          <w:b/>
          <w:lang w:val="fr-CI"/>
        </w:rPr>
        <w:t xml:space="preserve">200) </w:t>
      </w:r>
      <w:r>
        <w:rPr>
          <w:rFonts w:ascii="Ebrima" w:eastAsia="Calibri" w:hAnsi="Ebrima" w:cs="Tahoma"/>
          <w:bCs/>
          <w:lang w:val="fr-CI"/>
        </w:rPr>
        <w:t>pompes</w:t>
      </w:r>
      <w:r>
        <w:rPr>
          <w:rFonts w:ascii="Ebrima" w:eastAsia="Calibri" w:hAnsi="Ebrima" w:cs="Tahoma"/>
          <w:lang w:val="fr-CI"/>
        </w:rPr>
        <w:t>, cinquante-neuf</w:t>
      </w:r>
      <w:r>
        <w:rPr>
          <w:rFonts w:ascii="Ebrima" w:eastAsia="Calibri" w:hAnsi="Ebrima" w:cs="Tahoma"/>
          <w:b/>
          <w:lang w:val="fr-CI"/>
        </w:rPr>
        <w:t xml:space="preserve"> (59)</w:t>
      </w:r>
      <w:r>
        <w:rPr>
          <w:rFonts w:ascii="Ebrima" w:eastAsia="Calibri" w:hAnsi="Ebrima" w:cs="Tahoma"/>
          <w:lang w:val="fr-CI"/>
        </w:rPr>
        <w:t xml:space="preserve"> pompes ont été posées ; soit un taux d’exécution de </w:t>
      </w:r>
      <w:r>
        <w:rPr>
          <w:rFonts w:ascii="Ebrima" w:eastAsia="Calibri" w:hAnsi="Ebrima" w:cs="Tahoma"/>
          <w:b/>
          <w:lang w:val="fr-CI"/>
        </w:rPr>
        <w:t>29,5 %.</w:t>
      </w:r>
    </w:p>
    <w:p w14:paraId="640A8222" w14:textId="39A69EF6" w:rsidR="00BF0141" w:rsidRPr="000A0C82" w:rsidRDefault="00BF0141" w:rsidP="00BF0141">
      <w:pPr>
        <w:tabs>
          <w:tab w:val="left" w:pos="360"/>
        </w:tabs>
        <w:jc w:val="both"/>
        <w:rPr>
          <w:rFonts w:ascii="Ebrima" w:eastAsia="Calibri" w:hAnsi="Ebrima" w:cs="Tahoma"/>
          <w:lang w:val="fr-CI"/>
        </w:rPr>
      </w:pPr>
      <w:r>
        <w:rPr>
          <w:rFonts w:ascii="Ebrima" w:eastAsia="Calibri" w:hAnsi="Ebrima" w:cs="Tahoma"/>
          <w:lang w:val="fr-CI"/>
        </w:rPr>
        <w:t xml:space="preserve">Au total, de 2012 à 2026, cinq cent</w:t>
      </w:r>
      <w:ins w:id="300031" w:author="Claude" w:date="2026-09-29T09:00:00Z">
        <w:r>
          <w:rPr>
            <w:rFonts w:ascii="Ebrima" w:eastAsia="Calibri" w:hAnsi="Ebrima" w:cs="Tahoma"/>
            <w:lang w:val="fr-CI"/>
          </w:rPr>
          <w:t xml:space="preserve">s</w:t>
        </w:r>
      </w:ins>
      <w:r>
        <w:rPr>
          <w:rFonts w:ascii="Ebrima" w:eastAsia="Calibri" w:hAnsi="Ebrima" w:cs="Tahoma"/>
          <w:lang w:val="fr-CI"/>
        </w:rPr>
        <w:t xml:space="preserve"> </w:t>
      </w:r>
      <w:r>
        <w:rPr>
          <w:rFonts w:ascii="Ebrima" w:eastAsia="Calibri" w:hAnsi="Ebrima" w:cs="Tahoma"/>
          <w:b/>
          <w:bCs/>
          <w:lang w:val="fr-CI"/>
        </w:rPr>
        <w:t>(500)</w:t>
      </w:r>
      <w:r>
        <w:rPr>
          <w:rFonts w:ascii="Ebrima" w:eastAsia="Calibri" w:hAnsi="Ebrima" w:cs="Tahoma"/>
          <w:lang w:val="fr-CI"/>
        </w:rPr>
        <w:t xml:space="preserve"> pompes ont été réparées, mille neuf cent quatre-vingt-quatorze </w:t>
      </w:r>
      <w:commentRangeStart w:id="436"/>
      <w:commentRangeStart w:id="457"/>
      <w:r>
        <w:rPr>
          <w:rFonts w:ascii="Ebrima" w:eastAsia="Calibri" w:hAnsi="Ebrima" w:cs="Tahoma"/>
          <w:b/>
          <w:bCs/>
          <w:lang w:val="fr-CI"/>
        </w:rPr>
        <w:t>(1</w:t>
      </w:r>
      <w:del w:id="300032" w:author="Claude" w:date="2026-09-29T09:00:00Z">
        <w:r>
          <w:rPr>
            <w:rFonts w:ascii="Ebrima" w:eastAsia="Calibri" w:hAnsi="Ebrima" w:cs="Tahoma"/>
            <w:b/>
            <w:bCs/>
            <w:color w:val="FFFFFF" w:themeColor="background1"/>
            <w:lang w:val="fr-CI"/>
          </w:rPr>
          <w:delText xml:space="preserve">.</w:delText>
        </w:r>
      </w:del>
      <w:ins w:id="300033" w:author="Claude" w:date="2026-09-29T09:00:00Z">
        <w:r>
          <w:rPr>
            <w:rFonts w:ascii="Ebrima" w:eastAsia="Calibri" w:hAnsi="Ebrima" w:cs="Tahoma"/>
            <w:b/>
            <w:bCs/>
            <w:color w:val="FFFFFF" w:themeColor="background1"/>
            <w:lang w:val="fr-CI"/>
          </w:rPr>
          <w:t xml:space="preserve"> </w:t>
        </w:r>
      </w:ins>
      <w:r>
        <w:rPr>
          <w:rFonts w:ascii="Ebrima" w:eastAsia="Calibri" w:hAnsi="Ebrima" w:cs="Tahoma"/>
          <w:b/>
          <w:bCs/>
          <w:lang w:val="fr-CI"/>
        </w:rPr>
        <w:t>994)</w:t>
      </w:r>
      <w:r>
        <w:rPr>
          <w:rFonts w:ascii="Ebrima" w:eastAsia="Calibri" w:hAnsi="Ebrima" w:cs="Tahoma"/>
          <w:lang w:val="fr-CI"/>
        </w:rPr>
        <w:t xml:space="preserve"> pompes à motricité humaine </w:t>
      </w:r>
      <w:commentRangeEnd w:id="457"/>
      <w:commentRangeEnd w:id="436"/>
      <w:r>
        <w:rPr>
          <w:rStyle w:val="Marquedecommentaire"/>
        </w:rPr>
        <w:commentReference w:id="436"/>
      </w:r>
      <w:r>
        <w:rPr>
          <w:rStyle w:val="CommentReference"/>
        </w:rPr>
        <w:commentReference w:id="457"/>
      </w:r>
      <w:r>
        <w:rPr>
          <w:rFonts w:ascii="Ebrima" w:eastAsia="Calibri" w:hAnsi="Ebrima" w:cs="Tahoma"/>
          <w:lang w:val="fr-CI"/>
        </w:rPr>
        <w:t xml:space="preserve">ont été posées et mille sept cent trente-sept </w:t>
      </w:r>
      <w:r>
        <w:rPr>
          <w:rFonts w:ascii="Ebrima" w:eastAsia="Calibri" w:hAnsi="Ebrima" w:cs="Tahoma"/>
          <w:b/>
          <w:bCs/>
          <w:lang w:val="fr-CI"/>
        </w:rPr>
        <w:t>(1</w:t>
      </w:r>
      <w:del w:id="300034" w:author="Claude" w:date="2026-09-29T09:00:00Z">
        <w:r>
          <w:rPr>
            <w:rFonts w:ascii="Ebrima" w:eastAsia="Calibri" w:hAnsi="Ebrima" w:cs="Tahoma"/>
            <w:b/>
            <w:bCs/>
            <w:color w:val="FFFFFF" w:themeColor="background1"/>
            <w:lang w:val="fr-CI"/>
          </w:rPr>
          <w:delText xml:space="preserve">.</w:delText>
        </w:r>
      </w:del>
      <w:ins w:id="300035" w:author="Claude" w:date="2026-09-29T09:00:00Z">
        <w:r>
          <w:rPr>
            <w:rFonts w:ascii="Ebrima" w:eastAsia="Calibri" w:hAnsi="Ebrima" w:cs="Tahoma"/>
            <w:b/>
            <w:bCs/>
            <w:color w:val="FFFFFF" w:themeColor="background1"/>
            <w:lang w:val="fr-CI"/>
          </w:rPr>
          <w:t xml:space="preserve"> </w:t>
        </w:r>
      </w:ins>
      <w:r>
        <w:rPr>
          <w:rFonts w:ascii="Ebrima" w:eastAsia="Calibri" w:hAnsi="Ebrima" w:cs="Tahoma"/>
          <w:b/>
          <w:bCs/>
          <w:lang w:val="fr-CI"/>
        </w:rPr>
        <w:t>737)</w:t>
      </w:r>
      <w:r>
        <w:rPr>
          <w:rFonts w:ascii="Ebrima" w:eastAsia="Calibri" w:hAnsi="Ebrima" w:cs="Tahoma"/>
          <w:lang w:val="fr-CI"/>
        </w:rPr>
        <w:t xml:space="preserve"> forages ont été réalisés ainsi que cent soixante </w:t>
      </w:r>
      <w:r>
        <w:rPr>
          <w:rFonts w:ascii="Ebrima" w:eastAsia="Calibri" w:hAnsi="Ebrima" w:cs="Tahoma"/>
          <w:b/>
          <w:bCs/>
          <w:lang w:val="fr-CI"/>
        </w:rPr>
        <w:t>(160)</w:t>
      </w:r>
      <w:r>
        <w:rPr>
          <w:rFonts w:ascii="Ebrima" w:eastAsia="Calibri" w:hAnsi="Ebrima" w:cs="Tahoma"/>
          <w:lang w:val="fr-CI"/>
        </w:rPr>
        <w:t xml:space="preserve"> stations solaires posées.</w:t>
      </w:r>
    </w:p>
    <w:p w14:paraId="022F4BF7" w14:textId="77777777" w:rsidR="00BF0141" w:rsidRPr="000A0C82" w:rsidRDefault="00BF0141" w:rsidP="00BF0141">
      <w:pPr>
        <w:tabs>
          <w:tab w:val="left" w:pos="2808"/>
        </w:tabs>
        <w:jc w:val="both"/>
        <w:rPr>
          <w:rFonts w:ascii="Ebrima" w:eastAsia="Calibri" w:hAnsi="Ebrima" w:cs="Tahoma"/>
          <w:color w:val="FF0000"/>
          <w:lang w:val="fr-CI"/>
        </w:rPr>
      </w:pPr>
      <w:r>
        <w:rPr>
          <w:rFonts w:ascii="Ebrima" w:eastAsia="Calibri" w:hAnsi="Ebrima" w:cs="Tahoma"/>
          <w:color w:val="FF0000"/>
          <w:lang w:val="fr-CI"/>
        </w:rPr>
        <w:tab/>
      </w:r>
    </w:p>
    <w:p w14:paraId="6B81EEA3" w14:textId="77777777" w:rsidR="00BF0141" w:rsidRPr="000A0C82" w:rsidRDefault="00BF0141" w:rsidP="00BF0141">
      <w:pPr>
        <w:tabs>
          <w:tab w:val="left" w:pos="360"/>
        </w:tabs>
        <w:jc w:val="both"/>
        <w:rPr>
          <w:rFonts w:ascii="Ebrima" w:eastAsia="Calibri" w:hAnsi="Ebrima" w:cs="Tahoma"/>
          <w:lang w:val="fr-CI"/>
        </w:rPr>
      </w:pPr>
      <w:r>
        <w:rPr>
          <w:rFonts w:ascii="Ebrima" w:eastAsia="Calibri" w:hAnsi="Ebrima" w:cs="Tahoma"/>
          <w:b/>
          <w:i/>
          <w:color w:val="000000"/>
          <w:lang w:val="fr-CI"/>
        </w:rPr>
        <w:t>Le volet santé rurale</w:t>
      </w:r>
      <w:r>
        <w:rPr>
          <w:rFonts w:ascii="Ebrima" w:eastAsia="Calibri" w:hAnsi="Ebrima" w:cs="Tahoma"/>
          <w:color w:val="000000"/>
          <w:lang w:val="fr-CI"/>
        </w:rPr>
        <w:t xml:space="preserve"> concerne la réalisation d’infrastructures et la fourniture d’équipements sanitaires. </w:t>
      </w:r>
      <w:r>
        <w:rPr>
          <w:rFonts w:ascii="Ebrima" w:eastAsia="Calibri" w:hAnsi="Ebrima" w:cs="Tahoma"/>
          <w:lang w:val="fr-CI"/>
        </w:rPr>
        <w:t xml:space="preserve">Les travaux du programme de construction de quatre </w:t>
      </w:r>
      <w:r>
        <w:rPr>
          <w:rFonts w:ascii="Ebrima" w:eastAsia="Calibri" w:hAnsi="Ebrima" w:cs="Tahoma"/>
          <w:b/>
          <w:bCs/>
          <w:lang w:val="fr-CI"/>
        </w:rPr>
        <w:t>(4)</w:t>
      </w:r>
      <w:r>
        <w:rPr>
          <w:rFonts w:ascii="Ebrima" w:eastAsia="Calibri" w:hAnsi="Ebrima" w:cs="Tahoma"/>
          <w:lang w:val="fr-CI"/>
        </w:rPr>
        <w:t xml:space="preserve"> maternités, quatre </w:t>
      </w:r>
      <w:r>
        <w:rPr>
          <w:rFonts w:ascii="Ebrima" w:eastAsia="Calibri" w:hAnsi="Ebrima" w:cs="Tahoma"/>
          <w:b/>
          <w:bCs/>
          <w:lang w:val="fr-CI"/>
        </w:rPr>
        <w:t>(4)</w:t>
      </w:r>
      <w:r>
        <w:rPr>
          <w:rFonts w:ascii="Ebrima" w:eastAsia="Calibri" w:hAnsi="Ebrima" w:cs="Tahoma"/>
          <w:lang w:val="fr-CI"/>
        </w:rPr>
        <w:t xml:space="preserve"> logements de sage-femme, deux (</w:t>
      </w:r>
      <w:r>
        <w:rPr>
          <w:rFonts w:ascii="Ebrima" w:eastAsia="Calibri" w:hAnsi="Ebrima" w:cs="Tahoma"/>
          <w:b/>
          <w:bCs/>
          <w:lang w:val="fr-CI"/>
        </w:rPr>
        <w:t>2</w:t>
      </w:r>
      <w:r>
        <w:rPr>
          <w:rFonts w:ascii="Ebrima" w:eastAsia="Calibri" w:hAnsi="Ebrima" w:cs="Tahoma"/>
          <w:lang w:val="fr-CI"/>
        </w:rPr>
        <w:t>) dispensaires, deux (</w:t>
      </w:r>
      <w:r>
        <w:rPr>
          <w:rFonts w:ascii="Ebrima" w:eastAsia="Calibri" w:hAnsi="Ebrima" w:cs="Tahoma"/>
          <w:b/>
          <w:bCs/>
          <w:lang w:val="fr-CI"/>
        </w:rPr>
        <w:t>2</w:t>
      </w:r>
      <w:r>
        <w:rPr>
          <w:rFonts w:ascii="Ebrima" w:eastAsia="Calibri" w:hAnsi="Ebrima" w:cs="Tahoma"/>
          <w:lang w:val="fr-CI"/>
        </w:rPr>
        <w:t xml:space="preserve">) logements d’infirmier, démarrés </w:t>
      </w:r>
      <w:r>
        <w:rPr>
          <w:rFonts w:ascii="Ebrima" w:eastAsia="Calibri" w:hAnsi="Ebrima" w:cs="Tahoma"/>
          <w:bCs/>
          <w:lang w:val="fr-CI"/>
        </w:rPr>
        <w:t xml:space="preserve">le </w:t>
      </w:r>
      <w:r>
        <w:rPr>
          <w:rFonts w:ascii="Ebrima" w:eastAsia="Calibri" w:hAnsi="Ebrima" w:cs="Tahoma"/>
          <w:b/>
          <w:lang w:val="fr-CI"/>
        </w:rPr>
        <w:t>1</w:t>
      </w:r>
      <w:r>
        <w:rPr>
          <w:rFonts w:ascii="Ebrima" w:eastAsia="Calibri" w:hAnsi="Ebrima" w:cs="Tahoma"/>
          <w:b/>
          <w:vertAlign w:val="superscript"/>
          <w:lang w:val="fr-CI"/>
        </w:rPr>
        <w:t>er</w:t>
      </w:r>
      <w:r>
        <w:rPr>
          <w:rFonts w:ascii="Ebrima" w:eastAsia="Calibri" w:hAnsi="Ebrima" w:cs="Tahoma"/>
          <w:b/>
          <w:lang w:val="fr-CI"/>
        </w:rPr>
        <w:t xml:space="preserve"> avril 2025, </w:t>
      </w:r>
      <w:r>
        <w:rPr>
          <w:rFonts w:ascii="Ebrima" w:eastAsia="Calibri" w:hAnsi="Ebrima" w:cs="Tahoma"/>
          <w:lang w:val="fr-CI"/>
        </w:rPr>
        <w:t xml:space="preserve">sont achevés depuis le </w:t>
      </w:r>
      <w:r>
        <w:rPr>
          <w:rFonts w:ascii="Ebrima" w:eastAsia="Calibri" w:hAnsi="Ebrima" w:cs="Tahoma"/>
          <w:b/>
          <w:lang w:val="fr-CI"/>
        </w:rPr>
        <w:t>31 mars 2026</w:t>
      </w:r>
      <w:r>
        <w:rPr>
          <w:rFonts w:ascii="Ebrima" w:eastAsia="Calibri" w:hAnsi="Ebrima" w:cs="Tahoma"/>
          <w:lang w:val="fr-CI"/>
        </w:rPr>
        <w:t xml:space="preserve">. </w:t>
      </w:r>
    </w:p>
    <w:p w14:paraId="72ACCDFD" w14:textId="77777777" w:rsidR="00BF0141" w:rsidRPr="000A0C82" w:rsidRDefault="00BF0141" w:rsidP="00BF0141">
      <w:pPr>
        <w:tabs>
          <w:tab w:val="left" w:pos="360"/>
        </w:tabs>
        <w:jc w:val="both"/>
        <w:rPr>
          <w:rFonts w:ascii="Ebrima" w:eastAsia="Calibri" w:hAnsi="Ebrima" w:cs="Tahoma"/>
          <w:lang w:val="fr-CI"/>
        </w:rPr>
      </w:pPr>
      <w:r>
        <w:rPr>
          <w:rFonts w:ascii="Ebrima" w:eastAsia="Calibri" w:hAnsi="Ebrima" w:cs="Tahoma"/>
          <w:lang w:val="fr-CI"/>
        </w:rPr>
        <w:t>Les travaux d’un nouveau programme de construction de cinq (</w:t>
      </w:r>
      <w:r>
        <w:rPr>
          <w:rFonts w:ascii="Ebrima" w:eastAsia="Calibri" w:hAnsi="Ebrima" w:cs="Tahoma"/>
          <w:b/>
          <w:bCs/>
          <w:lang w:val="fr-CI"/>
        </w:rPr>
        <w:t>5</w:t>
      </w:r>
      <w:r>
        <w:rPr>
          <w:rFonts w:ascii="Ebrima" w:eastAsia="Calibri" w:hAnsi="Ebrima" w:cs="Tahoma"/>
          <w:lang w:val="fr-CI"/>
        </w:rPr>
        <w:t xml:space="preserve">) dispensaires, une </w:t>
      </w:r>
      <w:r>
        <w:rPr>
          <w:rFonts w:ascii="Ebrima" w:eastAsia="Calibri" w:hAnsi="Ebrima" w:cs="Tahoma"/>
          <w:b/>
          <w:bCs/>
          <w:lang w:val="fr-CI"/>
        </w:rPr>
        <w:t>(1)</w:t>
      </w:r>
      <w:r>
        <w:rPr>
          <w:rFonts w:ascii="Ebrima" w:eastAsia="Calibri" w:hAnsi="Ebrima" w:cs="Tahoma"/>
          <w:lang w:val="fr-CI"/>
        </w:rPr>
        <w:t xml:space="preserve"> maternité, cinq </w:t>
      </w:r>
      <w:r>
        <w:rPr>
          <w:rFonts w:ascii="Ebrima" w:eastAsia="Calibri" w:hAnsi="Ebrima" w:cs="Tahoma"/>
          <w:b/>
          <w:bCs/>
          <w:lang w:val="fr-CI"/>
        </w:rPr>
        <w:t>(5)</w:t>
      </w:r>
      <w:r>
        <w:rPr>
          <w:rFonts w:ascii="Ebrima" w:eastAsia="Calibri" w:hAnsi="Ebrima" w:cs="Tahoma"/>
          <w:lang w:val="fr-CI"/>
        </w:rPr>
        <w:t xml:space="preserve"> logements d’infirmier et un </w:t>
      </w:r>
      <w:r>
        <w:rPr>
          <w:rFonts w:ascii="Ebrima" w:eastAsia="Calibri" w:hAnsi="Ebrima" w:cs="Tahoma"/>
          <w:b/>
          <w:bCs/>
          <w:lang w:val="fr-CI"/>
        </w:rPr>
        <w:t>(1)</w:t>
      </w:r>
      <w:r>
        <w:rPr>
          <w:rFonts w:ascii="Ebrima" w:eastAsia="Calibri" w:hAnsi="Ebrima" w:cs="Tahoma"/>
          <w:lang w:val="fr-CI"/>
        </w:rPr>
        <w:t xml:space="preserve"> logement de sage-femme pour un montant de </w:t>
      </w:r>
      <w:r>
        <w:rPr>
          <w:rFonts w:ascii="Ebrima" w:eastAsia="Calibri" w:hAnsi="Ebrima" w:cs="Tahoma"/>
          <w:b/>
          <w:lang w:val="fr-CI"/>
        </w:rPr>
        <w:t xml:space="preserve">464 millions de </w:t>
      </w:r>
      <w:ins w:id="100052" w:author="Claude" w:date="2026-09-29T09:00:00Z">
        <w:r>
          <w:rPr>
            <w:rFonts w:ascii="Ebrima" w:eastAsia="Calibri" w:hAnsi="Ebrima" w:cs="Tahoma"/>
            <w:b/>
            <w:lang w:val="fr-CI"/>
          </w:rPr>
          <w:t xml:space="preserve">F</w:t>
        </w:r>
      </w:ins>
      <w:r>
        <w:rPr>
          <w:rFonts w:ascii="Ebrima" w:eastAsia="Calibri" w:hAnsi="Ebrima" w:cs="Tahoma"/>
          <w:b/>
          <w:lang w:val="fr-CI"/>
        </w:rPr>
        <w:t xml:space="preserve">CFA</w:t>
      </w:r>
      <w:r>
        <w:rPr>
          <w:rFonts w:ascii="Ebrima" w:eastAsia="Calibri" w:hAnsi="Ebrima" w:cs="Tahoma"/>
          <w:lang w:val="fr-CI"/>
        </w:rPr>
        <w:t xml:space="preserve">, ont démarré le </w:t>
      </w:r>
      <w:r>
        <w:rPr>
          <w:rFonts w:ascii="Ebrima" w:eastAsia="Calibri" w:hAnsi="Ebrima" w:cs="Tahoma"/>
          <w:b/>
          <w:lang w:val="fr-CI"/>
        </w:rPr>
        <w:t>1</w:t>
      </w:r>
      <w:r>
        <w:rPr>
          <w:rFonts w:ascii="Ebrima" w:eastAsia="Calibri" w:hAnsi="Ebrima" w:cs="Tahoma"/>
          <w:b/>
          <w:vertAlign w:val="superscript"/>
          <w:lang w:val="fr-CI"/>
        </w:rPr>
        <w:t>er</w:t>
      </w:r>
      <w:r>
        <w:rPr>
          <w:rFonts w:ascii="Ebrima" w:eastAsia="Calibri" w:hAnsi="Ebrima" w:cs="Tahoma"/>
          <w:b/>
          <w:lang w:val="fr-CI"/>
        </w:rPr>
        <w:t xml:space="preserve"> avril 2026, </w:t>
      </w:r>
      <w:r>
        <w:rPr>
          <w:rFonts w:ascii="Ebrima" w:eastAsia="Calibri" w:hAnsi="Ebrima" w:cs="Tahoma"/>
          <w:lang w:val="fr-CI"/>
        </w:rPr>
        <w:t>le taux d’exécution est</w:t>
      </w:r>
      <w:r>
        <w:rPr>
          <w:rFonts w:ascii="Ebrima" w:eastAsia="Calibri" w:hAnsi="Ebrima" w:cs="Tahoma"/>
          <w:b/>
          <w:lang w:val="fr-CI"/>
        </w:rPr>
        <w:t xml:space="preserve"> </w:t>
      </w:r>
      <w:r>
        <w:rPr>
          <w:rFonts w:ascii="Ebrima" w:eastAsia="Calibri" w:hAnsi="Ebrima" w:cs="Tahoma"/>
          <w:lang w:val="fr-CI"/>
        </w:rPr>
        <w:t>de</w:t>
      </w:r>
      <w:r>
        <w:rPr>
          <w:rFonts w:ascii="Ebrima" w:eastAsia="Calibri" w:hAnsi="Ebrima" w:cs="Tahoma"/>
          <w:b/>
          <w:lang w:val="fr-CI"/>
        </w:rPr>
        <w:t xml:space="preserve"> 25% </w:t>
      </w:r>
      <w:r>
        <w:rPr>
          <w:rFonts w:ascii="Ebrima" w:eastAsia="Calibri" w:hAnsi="Ebrima" w:cs="Tahoma"/>
          <w:lang w:val="fr-CI"/>
        </w:rPr>
        <w:t xml:space="preserve">au 30 juin 2026. </w:t>
      </w:r>
    </w:p>
    <w:p w14:paraId="6A674D88" w14:textId="77777777" w:rsidR="00BF0141" w:rsidRPr="000A0C82" w:rsidRDefault="00BF0141" w:rsidP="00BF0141">
      <w:pPr>
        <w:tabs>
          <w:tab w:val="left" w:pos="360"/>
        </w:tabs>
        <w:jc w:val="both"/>
        <w:rPr>
          <w:rFonts w:ascii="Ebrima" w:eastAsia="Calibri" w:hAnsi="Ebrima" w:cs="Tahoma"/>
          <w:lang w:val="fr-CI"/>
        </w:rPr>
      </w:pPr>
      <w:r>
        <w:rPr>
          <w:rFonts w:ascii="Ebrima" w:eastAsia="Calibri" w:hAnsi="Ebrima" w:cs="Tahoma"/>
          <w:lang w:val="fr-CI"/>
        </w:rPr>
        <w:t xml:space="preserve">En matière de renforcement des équipements des centres de santé, cinq </w:t>
      </w:r>
      <w:r>
        <w:rPr>
          <w:rFonts w:ascii="Ebrima" w:eastAsia="Calibri" w:hAnsi="Ebrima" w:cs="Tahoma"/>
          <w:b/>
          <w:bCs/>
          <w:lang w:val="fr-CI"/>
        </w:rPr>
        <w:t>(5)</w:t>
      </w:r>
      <w:r>
        <w:rPr>
          <w:rFonts w:ascii="Ebrima" w:eastAsia="Calibri" w:hAnsi="Ebrima" w:cs="Tahoma"/>
          <w:lang w:val="fr-CI"/>
        </w:rPr>
        <w:t xml:space="preserve"> ambulances équipées et médicalisées sont en cours d’acquisition au profit des centres de santé.</w:t>
      </w:r>
    </w:p>
    <w:p w14:paraId="18164688" w14:textId="77777777" w:rsidR="00BF0141" w:rsidRPr="000A0C82" w:rsidRDefault="00BF0141" w:rsidP="00BF0141">
      <w:pPr>
        <w:tabs>
          <w:tab w:val="left" w:pos="360"/>
        </w:tabs>
        <w:jc w:val="both"/>
        <w:rPr>
          <w:rFonts w:ascii="Ebrima" w:eastAsia="Calibri" w:hAnsi="Ebrima" w:cs="Tahoma"/>
          <w:color w:val="000000"/>
          <w:lang w:val="fr-CI"/>
        </w:rPr>
      </w:pPr>
      <w:r>
        <w:rPr>
          <w:rFonts w:ascii="Ebrima" w:eastAsia="Calibri" w:hAnsi="Ebrima" w:cs="Tahoma"/>
          <w:color w:val="000000"/>
          <w:lang w:val="fr-CI"/>
        </w:rPr>
        <w:t xml:space="preserve">Au total, cent quatre-vingt-quatorze </w:t>
      </w:r>
      <w:r>
        <w:rPr>
          <w:rFonts w:ascii="Ebrima" w:eastAsia="Calibri" w:hAnsi="Ebrima" w:cs="Tahoma"/>
          <w:b/>
          <w:bCs/>
          <w:color w:val="000000"/>
          <w:lang w:val="fr-CI"/>
        </w:rPr>
        <w:t>(194)</w:t>
      </w:r>
      <w:r>
        <w:rPr>
          <w:rFonts w:ascii="Ebrima" w:eastAsia="Calibri" w:hAnsi="Ebrima" w:cs="Tahoma"/>
          <w:color w:val="000000"/>
          <w:lang w:val="fr-CI"/>
        </w:rPr>
        <w:t xml:space="preserve"> ambulances ont été distribuées, trente-neuf </w:t>
      </w:r>
      <w:r>
        <w:rPr>
          <w:rFonts w:ascii="Ebrima" w:eastAsia="Calibri" w:hAnsi="Ebrima" w:cs="Tahoma"/>
          <w:b/>
          <w:bCs/>
          <w:color w:val="000000"/>
          <w:lang w:val="fr-CI"/>
        </w:rPr>
        <w:t>(39)</w:t>
      </w:r>
      <w:r>
        <w:rPr>
          <w:rFonts w:ascii="Ebrima" w:eastAsia="Calibri" w:hAnsi="Ebrima" w:cs="Tahoma"/>
          <w:color w:val="000000"/>
          <w:lang w:val="fr-CI"/>
        </w:rPr>
        <w:t xml:space="preserve"> dispensaires, huit </w:t>
      </w:r>
      <w:r>
        <w:rPr>
          <w:rFonts w:ascii="Ebrima" w:eastAsia="Calibri" w:hAnsi="Ebrima" w:cs="Tahoma"/>
          <w:b/>
          <w:bCs/>
          <w:color w:val="000000"/>
          <w:lang w:val="fr-CI"/>
        </w:rPr>
        <w:t>(8)</w:t>
      </w:r>
      <w:r>
        <w:rPr>
          <w:rFonts w:ascii="Ebrima" w:eastAsia="Calibri" w:hAnsi="Ebrima" w:cs="Tahoma"/>
          <w:color w:val="000000"/>
          <w:lang w:val="fr-CI"/>
        </w:rPr>
        <w:t xml:space="preserve"> maternités, trente-neuf </w:t>
      </w:r>
      <w:r>
        <w:rPr>
          <w:rFonts w:ascii="Ebrima" w:eastAsia="Calibri" w:hAnsi="Ebrima" w:cs="Tahoma"/>
          <w:b/>
          <w:bCs/>
          <w:color w:val="000000"/>
          <w:lang w:val="fr-CI"/>
        </w:rPr>
        <w:t>(39)</w:t>
      </w:r>
      <w:r>
        <w:rPr>
          <w:rFonts w:ascii="Ebrima" w:eastAsia="Calibri" w:hAnsi="Ebrima" w:cs="Tahoma"/>
          <w:color w:val="000000"/>
          <w:lang w:val="fr-CI"/>
        </w:rPr>
        <w:t xml:space="preserve"> logements d’infirmiers et neuf </w:t>
      </w:r>
      <w:r>
        <w:rPr>
          <w:rFonts w:ascii="Ebrima" w:eastAsia="Calibri" w:hAnsi="Ebrima" w:cs="Tahoma"/>
          <w:b/>
          <w:bCs/>
          <w:color w:val="000000"/>
          <w:lang w:val="fr-CI"/>
        </w:rPr>
        <w:t>(9)</w:t>
      </w:r>
      <w:r>
        <w:rPr>
          <w:rFonts w:ascii="Ebrima" w:eastAsia="Calibri" w:hAnsi="Ebrima" w:cs="Tahoma"/>
          <w:color w:val="000000"/>
          <w:lang w:val="fr-CI"/>
        </w:rPr>
        <w:t xml:space="preserve"> logements de sage-femme ont été construits, de 2012 à 2026.</w:t>
      </w:r>
    </w:p>
    <w:p w14:paraId="299C8701" w14:textId="77777777" w:rsidR="00BF0141" w:rsidRPr="000A0C82" w:rsidRDefault="00BF0141" w:rsidP="00BF0141">
      <w:pPr>
        <w:tabs>
          <w:tab w:val="left" w:pos="360"/>
        </w:tabs>
        <w:jc w:val="both"/>
        <w:rPr>
          <w:rFonts w:ascii="Ebrima" w:eastAsia="Calibri" w:hAnsi="Ebrima" w:cs="Tahoma"/>
          <w:lang w:val="fr-CI"/>
        </w:rPr>
      </w:pPr>
    </w:p>
    <w:p w14:paraId="74F402A8" w14:textId="5A41F049" w:rsidR="00BF0141" w:rsidRPr="000A0C82" w:rsidRDefault="00BF0141" w:rsidP="00BF0141">
      <w:pPr>
        <w:tabs>
          <w:tab w:val="left" w:pos="360"/>
        </w:tabs>
        <w:jc w:val="both"/>
        <w:rPr>
          <w:rFonts w:ascii="Ebrima" w:eastAsia="Calibri" w:hAnsi="Ebrima" w:cs="Tahoma"/>
          <w:lang w:val="fr-CI"/>
        </w:rPr>
      </w:pPr>
      <w:r>
        <w:rPr>
          <w:rFonts w:ascii="Ebrima" w:eastAsia="Calibri" w:hAnsi="Ebrima" w:cs="Tahoma"/>
          <w:b/>
          <w:i/>
          <w:color w:val="000000"/>
          <w:lang w:val="fr-CI"/>
        </w:rPr>
        <w:t>En matière de sécurité</w:t>
      </w:r>
      <w:r>
        <w:rPr>
          <w:rFonts w:ascii="Ebrima" w:eastAsia="Calibri" w:hAnsi="Ebrima" w:cs="Tahoma"/>
          <w:lang w:val="fr-CI"/>
        </w:rPr>
        <w:t xml:space="preserve">, </w:t>
      </w:r>
      <w:r>
        <w:rPr>
          <w:rFonts w:ascii="Ebrima" w:hAnsi="Ebrima" w:cs="Tahoma"/>
          <w:lang w:val="fr-CI"/>
        </w:rPr>
        <w:t>l’équipement des forces de l’ordre en matériel est prévu pour un montant total de 150 millions de FCFA</w:t>
      </w:r>
      <w:r>
        <w:rPr>
          <w:rFonts w:ascii="Ebrima" w:eastAsia="Calibri" w:hAnsi="Ebrima" w:cs="Tahoma"/>
          <w:lang w:val="fr-CI"/>
        </w:rPr>
        <w:t xml:space="preserve">. Cinq (5) véhicules pick-up 4x4 sont en cours d’acquisition </w:t>
      </w:r>
      <w:del w:id="438" w:author="H P" w:date="2026-08-11T16:44:00Z">
        <w:r>
          <w:rPr>
            <w:rFonts w:ascii="Ebrima" w:eastAsia="Calibri" w:hAnsi="Ebrima" w:cs="Tahoma"/>
            <w:lang w:val="fr-CI"/>
          </w:rPr>
          <w:delText xml:space="preserve">pour </w:delText>
        </w:r>
      </w:del>
      <w:del w:id="439" w:author="MANOU" w:date="2026-08-20T08:54:00Z">
        <w:r>
          <w:rPr>
            <w:rFonts w:ascii="Ebrima" w:eastAsia="Calibri" w:hAnsi="Ebrima" w:cs="Tahoma"/>
            <w:lang w:val="fr-CI"/>
          </w:rPr>
          <w:delText>les</w:delText>
        </w:r>
      </w:del>
      <w:r>
        <w:rPr>
          <w:rFonts w:ascii="Ebrima" w:eastAsia="Calibri" w:hAnsi="Ebrima" w:cs="Tahoma"/>
          <w:lang w:val="fr-CI"/>
        </w:rPr>
        <w:t xml:space="preserve"> pour les forces de défense et de sécurité. </w:t>
      </w:r>
    </w:p>
    <w:p w14:paraId="5016EA4E" w14:textId="7FD17D0D" w:rsidR="00BF0141" w:rsidRPr="000A0C82" w:rsidRDefault="00BF0141" w:rsidP="00BF0141">
      <w:pPr>
        <w:tabs>
          <w:tab w:val="left" w:pos="360"/>
        </w:tabs>
        <w:jc w:val="both"/>
        <w:rPr>
          <w:rFonts w:ascii="Ebrima" w:hAnsi="Ebrima" w:cs="Tahoma"/>
          <w:b/>
          <w:color w:val="FF0000"/>
          <w:lang w:val="fr-CI"/>
        </w:rPr>
      </w:pPr>
      <w:r>
        <w:rPr>
          <w:rFonts w:ascii="Ebrima" w:hAnsi="Ebrima" w:cs="Tahoma"/>
          <w:lang w:val="fr-CI"/>
        </w:rPr>
        <w:t xml:space="preserve">Au total, de 2012 à 2026, soixante-dix-sept </w:t>
      </w:r>
      <w:r>
        <w:rPr>
          <w:rFonts w:ascii="Ebrima" w:hAnsi="Ebrima" w:cs="Tahoma"/>
          <w:b/>
          <w:bCs/>
          <w:lang w:val="fr-CI"/>
        </w:rPr>
        <w:t>(77)</w:t>
      </w:r>
      <w:r>
        <w:rPr>
          <w:rFonts w:ascii="Ebrima" w:hAnsi="Ebrima" w:cs="Tahoma"/>
          <w:lang w:val="fr-CI"/>
        </w:rPr>
        <w:t xml:space="preserve"> véhicules pick-up type 4x4, huit </w:t>
      </w:r>
      <w:r>
        <w:rPr>
          <w:rFonts w:ascii="Ebrima" w:hAnsi="Ebrima" w:cs="Tahoma"/>
          <w:b/>
          <w:bCs/>
          <w:lang w:val="fr-CI"/>
        </w:rPr>
        <w:t>(8)</w:t>
      </w:r>
      <w:r>
        <w:rPr>
          <w:rFonts w:ascii="Ebrima" w:hAnsi="Ebrima" w:cs="Tahoma"/>
          <w:lang w:val="fr-CI"/>
        </w:rPr>
        <w:t xml:space="preserve"> véhicules de transport de troupes, quarante-neuf </w:t>
      </w:r>
      <w:r>
        <w:rPr>
          <w:rFonts w:ascii="Ebrima" w:hAnsi="Ebrima" w:cs="Tahoma"/>
          <w:b/>
          <w:bCs/>
          <w:lang w:val="fr-CI"/>
        </w:rPr>
        <w:t>(49)</w:t>
      </w:r>
      <w:r>
        <w:rPr>
          <w:rFonts w:ascii="Ebrima" w:hAnsi="Ebrima" w:cs="Tahoma"/>
          <w:lang w:val="fr-CI"/>
        </w:rPr>
        <w:t xml:space="preserve"> motos et du matériel de communication ont été remis aux forces de l’ordre avec la réhabilitation de deux </w:t>
      </w:r>
      <w:r>
        <w:rPr>
          <w:rFonts w:ascii="Ebrima" w:hAnsi="Ebrima" w:cs="Tahoma"/>
          <w:b/>
          <w:bCs/>
          <w:lang w:val="fr-CI"/>
        </w:rPr>
        <w:t>(2)</w:t>
      </w:r>
      <w:r>
        <w:rPr>
          <w:rFonts w:ascii="Ebrima" w:hAnsi="Ebrima" w:cs="Tahoma"/>
          <w:lang w:val="fr-CI"/>
        </w:rPr>
        <w:t xml:space="preserve"> brigades de gendarmerie.</w:t>
      </w:r>
    </w:p>
    <w:p w14:paraId="1A27952B" w14:textId="77777777" w:rsidR="00BF0141" w:rsidRPr="000A0C82" w:rsidRDefault="00BF0141" w:rsidP="00BF0141">
      <w:pPr>
        <w:jc w:val="both"/>
        <w:rPr>
          <w:rFonts w:ascii="Ebrima" w:hAnsi="Ebrima" w:cs="Tahoma"/>
          <w:b/>
          <w:color w:val="FF0000"/>
          <w:lang w:val="fr-CI"/>
        </w:rPr>
      </w:pPr>
    </w:p>
    <w:p w14:paraId="7B925C7F" w14:textId="77777777" w:rsidR="00BF0141" w:rsidRPr="000A0C82" w:rsidRDefault="00BF0141" w:rsidP="00BF0141">
      <w:pPr>
        <w:rPr>
          <w:rFonts w:ascii="Ebrima" w:hAnsi="Ebrima" w:cs="Tahoma"/>
          <w:lang w:val="fr-CI"/>
        </w:rPr>
      </w:pPr>
      <w:r>
        <w:rPr>
          <w:rFonts w:ascii="Ebrima" w:hAnsi="Ebrima" w:cs="Tahoma"/>
          <w:lang w:val="fr-CI"/>
        </w:rPr>
        <w:t xml:space="preserve">Enfin </w:t>
      </w:r>
      <w:r>
        <w:rPr>
          <w:rFonts w:ascii="Ebrima" w:hAnsi="Ebrima" w:cs="Tahoma"/>
          <w:b/>
          <w:lang w:val="fr-CI"/>
        </w:rPr>
        <w:t>au titre de l’électrification rurale</w:t>
      </w:r>
      <w:r>
        <w:rPr>
          <w:rFonts w:ascii="Ebrima" w:hAnsi="Ebrima" w:cs="Tahoma"/>
          <w:lang w:val="fr-CI"/>
        </w:rPr>
        <w:t xml:space="preserve">, un projet d’électrification de cinq </w:t>
      </w:r>
      <w:r>
        <w:rPr>
          <w:rFonts w:ascii="Ebrima" w:hAnsi="Ebrima" w:cs="Tahoma"/>
          <w:b/>
          <w:bCs/>
          <w:lang w:val="fr-CI"/>
        </w:rPr>
        <w:t>(5)</w:t>
      </w:r>
      <w:r>
        <w:rPr>
          <w:rFonts w:ascii="Ebrima" w:hAnsi="Ebrima" w:cs="Tahoma"/>
          <w:lang w:val="fr-CI"/>
        </w:rPr>
        <w:t xml:space="preserve"> centres de santé, a été initié et les travaux devront démarrer en juillet 2026. </w:t>
      </w:r>
    </w:p>
    <w:p w14:paraId="38F37816" w14:textId="77777777" w:rsidR="00BF0141" w:rsidRPr="000A0C82" w:rsidRDefault="00BF0141" w:rsidP="00BF0141">
      <w:pPr>
        <w:rPr>
          <w:rFonts w:ascii="Ebrima" w:hAnsi="Ebrima" w:cs="Tahoma"/>
          <w:color w:val="FF0000"/>
          <w:lang w:val="fr-CI"/>
        </w:rPr>
      </w:pPr>
      <w:r>
        <w:rPr>
          <w:rFonts w:ascii="Ebrima" w:hAnsi="Ebrima" w:cs="Tahoma"/>
          <w:lang w:val="fr-CI"/>
        </w:rPr>
        <w:t xml:space="preserve">En résumé, de 2012 à 2026, trente-trois </w:t>
      </w:r>
      <w:r>
        <w:rPr>
          <w:rFonts w:ascii="Ebrima" w:hAnsi="Ebrima" w:cs="Tahoma"/>
          <w:b/>
          <w:bCs/>
          <w:lang w:val="fr-CI"/>
        </w:rPr>
        <w:t>(33)</w:t>
      </w:r>
      <w:r>
        <w:rPr>
          <w:rFonts w:ascii="Ebrima" w:hAnsi="Ebrima" w:cs="Tahoma"/>
          <w:lang w:val="fr-CI"/>
        </w:rPr>
        <w:t xml:space="preserve"> villages et onze </w:t>
      </w:r>
      <w:r>
        <w:rPr>
          <w:rFonts w:ascii="Ebrima" w:hAnsi="Ebrima" w:cs="Tahoma"/>
          <w:b/>
          <w:bCs/>
          <w:lang w:val="fr-CI"/>
        </w:rPr>
        <w:t>(11)</w:t>
      </w:r>
      <w:r>
        <w:rPr>
          <w:rFonts w:ascii="Ebrima" w:hAnsi="Ebrima" w:cs="Tahoma"/>
          <w:lang w:val="fr-CI"/>
        </w:rPr>
        <w:t xml:space="preserve"> centres de santé ont été électrifiés à l’énergie solaire.</w:t>
      </w:r>
    </w:p>
    <w:p w14:paraId="6CDD80BE" w14:textId="77777777" w:rsidR="00006679" w:rsidDel="00397F5E" w:rsidRDefault="00006679">
      <w:pPr>
        <w:pStyle w:val="Corps"/>
        <w:tabs>
          <w:tab w:val="left" w:pos="360"/>
        </w:tabs>
        <w:jc w:val="both"/>
        <w:rPr>
          <w:del w:id="440" w:author="MANOU" w:date="2026-08-20T09:02:00Z"/>
          <w:rStyle w:val="Aucun"/>
          <w:rFonts w:ascii="Ebrima" w:eastAsia="Tahoma" w:hAnsi="Ebrima" w:cs="Courier New"/>
          <w:color w:val="FF0000"/>
          <w:u w:color="2E74B5"/>
          <w:lang w:val="fr-CI"/>
        </w:rPr>
      </w:pPr>
    </w:p>
    <w:p w14:paraId="29632F97" w14:textId="77777777" w:rsidR="003B0EA3" w:rsidDel="00397F5E" w:rsidRDefault="003B0EA3">
      <w:pPr>
        <w:pStyle w:val="Corps"/>
        <w:tabs>
          <w:tab w:val="left" w:pos="360"/>
        </w:tabs>
        <w:jc w:val="both"/>
        <w:rPr>
          <w:del w:id="441" w:author="MANOU" w:date="2026-08-20T09:02:00Z"/>
          <w:rStyle w:val="Aucun"/>
          <w:rFonts w:ascii="Ebrima" w:eastAsia="Tahoma" w:hAnsi="Ebrima" w:cs="Courier New"/>
          <w:color w:val="FF0000"/>
          <w:u w:color="2E74B5"/>
          <w:lang w:val="fr-CI"/>
        </w:rPr>
      </w:pPr>
    </w:p>
    <w:p w14:paraId="02F94B84" w14:textId="77777777" w:rsidR="003B0EA3" w:rsidDel="00397F5E" w:rsidRDefault="003B0EA3">
      <w:pPr>
        <w:pStyle w:val="Corps"/>
        <w:tabs>
          <w:tab w:val="left" w:pos="360"/>
        </w:tabs>
        <w:jc w:val="both"/>
        <w:rPr>
          <w:del w:id="442" w:author="MANOU" w:date="2026-08-20T09:02:00Z"/>
          <w:rStyle w:val="Aucun"/>
          <w:rFonts w:ascii="Ebrima" w:eastAsia="Tahoma" w:hAnsi="Ebrima" w:cs="Courier New"/>
          <w:color w:val="FF0000"/>
          <w:u w:color="2E74B5"/>
          <w:lang w:val="fr-CI"/>
        </w:rPr>
      </w:pPr>
    </w:p>
    <w:p w14:paraId="1DD13073" w14:textId="77777777" w:rsidR="003B0EA3" w:rsidRPr="000A0C82" w:rsidRDefault="003B0EA3">
      <w:pPr>
        <w:pStyle w:val="Corps"/>
        <w:tabs>
          <w:tab w:val="left" w:pos="360"/>
        </w:tabs>
        <w:jc w:val="both"/>
        <w:rPr>
          <w:rStyle w:val="Aucun"/>
          <w:rFonts w:ascii="Ebrima" w:eastAsia="Tahoma" w:hAnsi="Ebrima" w:cs="Courier New"/>
          <w:color w:val="FF0000"/>
          <w:u w:color="2E74B5"/>
          <w:lang w:val="fr-CI"/>
        </w:rPr>
      </w:pPr>
    </w:p>
    <w:p w14:paraId="08A0F914" w14:textId="04DB8B91" w:rsidR="00422C23" w:rsidRPr="000A0C82" w:rsidRDefault="00DD6011" w:rsidP="00874F49">
      <w:pPr>
        <w:pStyle w:val="Titre2"/>
        <w:numPr>
          <w:ilvl w:val="1"/>
          <w:numId w:val="15"/>
        </w:numPr>
        <w:spacing w:before="0"/>
        <w:jc w:val="both"/>
        <w:rPr>
          <w:rStyle w:val="Aucun"/>
          <w:rFonts w:ascii="Ebrima" w:hAnsi="Ebrima" w:cs="Courier New"/>
          <w:caps/>
          <w:color w:val="auto"/>
          <w:sz w:val="24"/>
          <w:szCs w:val="24"/>
          <w:u w:color="000000"/>
        </w:rPr>
      </w:pPr>
      <w:r>
        <w:rPr>
          <w:rStyle w:val="Aucun"/>
          <w:rFonts w:ascii="Ebrima" w:hAnsi="Ebrima" w:cs="Courier New"/>
          <w:caps/>
          <w:color w:val="auto"/>
          <w:sz w:val="24"/>
          <w:szCs w:val="24"/>
          <w:u w:color="000000"/>
        </w:rPr>
        <w:t xml:space="preserve">Solde des comptes bancaires À fin juin 2026</w:t>
      </w:r>
    </w:p>
    <w:p w14:paraId="22803814" w14:textId="77777777" w:rsidR="00422C23" w:rsidRPr="000A0C82" w:rsidRDefault="00422C23">
      <w:pPr>
        <w:pStyle w:val="Corps"/>
        <w:tabs>
          <w:tab w:val="left" w:pos="360"/>
        </w:tabs>
        <w:jc w:val="both"/>
        <w:rPr>
          <w:rStyle w:val="Aucun"/>
          <w:rFonts w:ascii="Ebrima" w:eastAsia="Tahoma" w:hAnsi="Ebrima" w:cs="Courier New"/>
          <w:color w:val="auto"/>
        </w:rPr>
      </w:pPr>
    </w:p>
    <w:p w14:paraId="2BF41981" w14:textId="4533C89A" w:rsidR="00B70A97" w:rsidRPr="000A0C82" w:rsidRDefault="00B70A97" w:rsidP="00B70A97">
      <w:pPr>
        <w:tabs>
          <w:tab w:val="left" w:pos="360"/>
        </w:tabs>
        <w:jc w:val="both"/>
        <w:rPr>
          <w:rFonts w:ascii="Ebrima" w:hAnsi="Ebrima" w:cs="Tahoma"/>
          <w:lang w:val="fr-FR"/>
        </w:rPr>
      </w:pPr>
      <w:bookmarkStart w:id="443" w:name="_MON_1443938659"/>
      <w:bookmarkEnd w:id="443"/>
      <w:r>
        <w:rPr>
          <w:rFonts w:ascii="Ebrima" w:hAnsi="Ebrima" w:cs="Tahoma"/>
          <w:lang w:val="fr-FR"/>
        </w:rPr>
        <w:t xml:space="preserve">La situation des comptes bancaires à fin juin 2026, tenant compte des redevances et des investissements depuis 2005, affiche un solde positif de 47,99 milliards de FCFA, indiquant une hausse de 29,</w:t>
      </w:r>
      <w:del w:id="444" w:author="Martin Kokora" w:date="2026-08-12T10:26:00Z">
        <w:r>
          <w:rPr>
            <w:rFonts w:ascii="Ebrima" w:hAnsi="Ebrima" w:cs="Tahoma"/>
            <w:lang w:val="fr-FR"/>
          </w:rPr>
          <w:delText xml:space="preserve">63 </w:delText>
        </w:r>
      </w:del>
      <w:ins w:id="445" w:author="Martin Kokora" w:date="2026-08-12T10:26:00Z">
        <w:r>
          <w:rPr>
            <w:rFonts w:ascii="Ebrima" w:hAnsi="Ebrima" w:cs="Tahoma"/>
            <w:lang w:val="fr-FR"/>
          </w:rPr>
          <w:t xml:space="preserve">62 </w:t>
        </w:r>
      </w:ins>
      <w:r>
        <w:rPr>
          <w:rFonts w:ascii="Ebrima" w:hAnsi="Ebrima" w:cs="Tahoma"/>
          <w:lang w:val="fr-FR"/>
        </w:rPr>
        <w:t xml:space="preserve">milliards de FCFA par rapport à son niveau de juin 2025 (Cf. Tableau 9).</w:t>
      </w:r>
    </w:p>
    <w:p w14:paraId="46D40D92" w14:textId="77777777" w:rsidR="00047708" w:rsidRPr="000A0C82" w:rsidRDefault="00047708" w:rsidP="00B70A97">
      <w:pPr>
        <w:tabs>
          <w:tab w:val="left" w:pos="360"/>
        </w:tabs>
        <w:jc w:val="both"/>
        <w:rPr>
          <w:rFonts w:ascii="Ebrima" w:hAnsi="Ebrima" w:cs="Tahoma"/>
          <w:lang w:val="fr-FR"/>
        </w:rPr>
      </w:pPr>
    </w:p>
    <w:p w14:paraId="1A50BE84" w14:textId="68BA0D75" w:rsidR="00B70A97" w:rsidRPr="000A0C82" w:rsidRDefault="00B70A97" w:rsidP="00B70A97">
      <w:pPr>
        <w:tabs>
          <w:tab w:val="left" w:pos="360"/>
        </w:tabs>
        <w:spacing w:before="240" w:after="240"/>
        <w:contextualSpacing/>
        <w:jc w:val="both"/>
        <w:rPr>
          <w:rFonts w:ascii="Ebrima" w:hAnsi="Ebrima" w:cs="Tahoma"/>
          <w:b/>
          <w:lang w:val="fr-FR"/>
        </w:rPr>
      </w:pPr>
      <w:r>
        <w:rPr>
          <w:rFonts w:ascii="Ebrima" w:hAnsi="Ebrima" w:cs="Tahoma"/>
          <w:b/>
          <w:u w:val="single"/>
          <w:lang w:val="fr-FR"/>
        </w:rPr>
        <w:t>Tableau 9</w:t>
      </w:r>
      <w:r>
        <w:rPr>
          <w:rFonts w:ascii="Ebrima" w:hAnsi="Ebrima" w:cs="Tahoma"/>
          <w:b/>
          <w:lang w:val="fr-FR"/>
        </w:rPr>
        <w:t xml:space="preserve"> : Soldes bancaires à fin juin 2026 (en milliards de FCFA)</w:t>
      </w:r>
    </w:p>
    <w:p w14:paraId="26A99942" w14:textId="77777777" w:rsidR="00B70A97" w:rsidRPr="000A0C82" w:rsidRDefault="00B70A97" w:rsidP="00B70A97">
      <w:pPr>
        <w:tabs>
          <w:tab w:val="left" w:pos="360"/>
        </w:tabs>
        <w:spacing w:before="240" w:after="240"/>
        <w:contextualSpacing/>
        <w:jc w:val="both"/>
        <w:rPr>
          <w:rFonts w:ascii="Ebrima" w:hAnsi="Ebrima" w:cs="Tahoma"/>
          <w:b/>
          <w:sz w:val="12"/>
          <w:szCs w:val="12"/>
          <w:lang w:val="fr-FR"/>
        </w:rPr>
      </w:pPr>
    </w:p>
    <w:tbl>
      <w:tblPr>
        <w:tblW w:w="10041" w:type="dxa"/>
        <w:tblCellMar>
          <w:left w:w="70" w:type="dxa"/>
          <w:right w:w="70" w:type="dxa"/>
        </w:tblCellMar>
        <w:tblLook w:val="04A0" w:firstRow="1" w:lastRow="0" w:firstColumn="1" w:lastColumn="0" w:noHBand="0" w:noVBand="1"/>
      </w:tblPr>
      <w:tblGrid>
        <w:gridCol w:w="4630"/>
        <w:gridCol w:w="1251"/>
        <w:gridCol w:w="1251"/>
        <w:gridCol w:w="1251"/>
        <w:gridCol w:w="1662"/>
      </w:tblGrid>
      <w:tr w:rsidR="006A1ED1" w:rsidRPr="000A0C82" w14:paraId="1A523265" w14:textId="77777777" w:rsidTr="007F34FD">
        <w:trPr>
          <w:trHeight w:val="548"/>
        </w:trPr>
        <w:tc>
          <w:tcPr>
            <w:tcW w:w="489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A134778"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Comptes bancaires</w:t>
            </w:r>
          </w:p>
        </w:tc>
        <w:tc>
          <w:tcPr>
            <w:tcW w:w="1317" w:type="dxa"/>
            <w:tcBorders>
              <w:top w:val="single" w:sz="8" w:space="0" w:color="auto"/>
              <w:left w:val="nil"/>
              <w:bottom w:val="single" w:sz="8" w:space="0" w:color="auto"/>
              <w:right w:val="single" w:sz="8" w:space="0" w:color="auto"/>
            </w:tcBorders>
            <w:shd w:val="clear" w:color="auto" w:fill="auto"/>
            <w:vAlign w:val="center"/>
            <w:hideMark/>
          </w:tcPr>
          <w:p w14:paraId="40A98E60"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30/06/2024 (a)</w:t>
            </w:r>
          </w:p>
        </w:tc>
        <w:tc>
          <w:tcPr>
            <w:tcW w:w="1317" w:type="dxa"/>
            <w:tcBorders>
              <w:top w:val="single" w:sz="8" w:space="0" w:color="auto"/>
              <w:left w:val="nil"/>
              <w:bottom w:val="single" w:sz="8" w:space="0" w:color="auto"/>
              <w:right w:val="single" w:sz="8" w:space="0" w:color="auto"/>
            </w:tcBorders>
            <w:shd w:val="clear" w:color="auto" w:fill="auto"/>
            <w:vAlign w:val="center"/>
            <w:hideMark/>
          </w:tcPr>
          <w:p w14:paraId="43C7D32A"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30/06/2025 (b)</w:t>
            </w:r>
          </w:p>
        </w:tc>
        <w:tc>
          <w:tcPr>
            <w:tcW w:w="1317" w:type="dxa"/>
            <w:tcBorders>
              <w:top w:val="single" w:sz="8" w:space="0" w:color="auto"/>
              <w:left w:val="nil"/>
              <w:bottom w:val="single" w:sz="8" w:space="0" w:color="auto"/>
              <w:right w:val="single" w:sz="8" w:space="0" w:color="auto"/>
            </w:tcBorders>
            <w:shd w:val="clear" w:color="auto" w:fill="auto"/>
            <w:vAlign w:val="center"/>
            <w:hideMark/>
          </w:tcPr>
          <w:p w14:paraId="63FCC760"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30/06/2026 (c)</w:t>
            </w:r>
          </w:p>
        </w:tc>
        <w:tc>
          <w:tcPr>
            <w:tcW w:w="1193" w:type="dxa"/>
            <w:tcBorders>
              <w:top w:val="single" w:sz="8" w:space="0" w:color="auto"/>
              <w:left w:val="nil"/>
              <w:bottom w:val="single" w:sz="8" w:space="0" w:color="auto"/>
              <w:right w:val="single" w:sz="8" w:space="0" w:color="auto"/>
            </w:tcBorders>
            <w:shd w:val="clear" w:color="auto" w:fill="auto"/>
            <w:vAlign w:val="center"/>
            <w:hideMark/>
          </w:tcPr>
          <w:p w14:paraId="737994E6"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 xml:space="preserve">variation </w:t>
              <w:br/>
              <w:t>(d=c-b)</w:t>
            </w:r>
          </w:p>
        </w:tc>
      </w:tr>
      <w:tr w:rsidR="006A1ED1" w:rsidRPr="000A0C82" w14:paraId="29DD30B3" w14:textId="77777777" w:rsidTr="007F34FD">
        <w:trPr>
          <w:trHeight w:val="344"/>
        </w:trPr>
        <w:tc>
          <w:tcPr>
            <w:tcW w:w="4897" w:type="dxa"/>
            <w:tcBorders>
              <w:top w:val="nil"/>
              <w:left w:val="single" w:sz="8" w:space="0" w:color="auto"/>
              <w:bottom w:val="nil"/>
              <w:right w:val="nil"/>
            </w:tcBorders>
            <w:shd w:val="clear" w:color="auto" w:fill="auto"/>
            <w:noWrap/>
            <w:vAlign w:val="bottom"/>
            <w:hideMark/>
          </w:tcPr>
          <w:p w14:paraId="5E640376"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Conseil du Café-Cacao_ Projets</w:t>
            </w:r>
          </w:p>
        </w:tc>
        <w:tc>
          <w:tcPr>
            <w:tcW w:w="1317" w:type="dxa"/>
            <w:tcBorders>
              <w:top w:val="nil"/>
              <w:left w:val="single" w:sz="8" w:space="0" w:color="auto"/>
              <w:bottom w:val="nil"/>
              <w:right w:val="single" w:sz="8" w:space="0" w:color="auto"/>
            </w:tcBorders>
            <w:shd w:val="clear" w:color="auto" w:fill="auto"/>
            <w:noWrap/>
            <w:vAlign w:val="center"/>
            <w:hideMark/>
          </w:tcPr>
          <w:p w14:paraId="3DE5BD9A"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7,81</w:t>
            </w:r>
          </w:p>
        </w:tc>
        <w:tc>
          <w:tcPr>
            <w:tcW w:w="1317" w:type="dxa"/>
            <w:tcBorders>
              <w:top w:val="nil"/>
              <w:left w:val="nil"/>
              <w:bottom w:val="nil"/>
              <w:right w:val="single" w:sz="8" w:space="0" w:color="auto"/>
            </w:tcBorders>
            <w:shd w:val="clear" w:color="auto" w:fill="auto"/>
            <w:noWrap/>
            <w:vAlign w:val="center"/>
            <w:hideMark/>
          </w:tcPr>
          <w:p w14:paraId="31A7A0D3"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11,72</w:t>
            </w:r>
          </w:p>
        </w:tc>
        <w:tc>
          <w:tcPr>
            <w:tcW w:w="1317" w:type="dxa"/>
            <w:tcBorders>
              <w:top w:val="nil"/>
              <w:left w:val="nil"/>
              <w:bottom w:val="nil"/>
              <w:right w:val="single" w:sz="8" w:space="0" w:color="auto"/>
            </w:tcBorders>
            <w:shd w:val="clear" w:color="auto" w:fill="auto"/>
            <w:noWrap/>
            <w:vAlign w:val="center"/>
            <w:hideMark/>
          </w:tcPr>
          <w:p w14:paraId="06D19D5E"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 xml:space="preserve">22,7</w:t>
            </w:r>
            <w:del w:id="100053" w:author="Claude" w:date="2026-09-29T09:00:00Z">
              <w:r>
                <w:rPr>
                  <w:rFonts w:ascii="Ebrima" w:eastAsia="Times New Roman" w:hAnsi="Ebrima"/>
                  <w:sz w:val="22"/>
                  <w:szCs w:val="22"/>
                  <w:bdr w:val="none" w:sz="0" w:space="0" w:color="auto"/>
                  <w:lang w:val="fr-CI" w:eastAsia="fr-CI"/>
                </w:rPr>
                <w:delText xml:space="preserve">5</w:delText>
              </w:r>
            </w:del>
            <w:ins w:id="100054" w:author="Claude" w:date="2026-09-29T09:00:00Z">
              <w:r>
                <w:rPr>
                  <w:rFonts w:ascii="Ebrima" w:eastAsia="Times New Roman" w:hAnsi="Ebrima"/>
                  <w:sz w:val="22"/>
                  <w:szCs w:val="22"/>
                  <w:bdr w:val="none" w:sz="0" w:space="0" w:color="auto"/>
                  <w:lang w:val="fr-CI" w:eastAsia="fr-CI"/>
                </w:rPr>
                <w:t xml:space="preserve">6</w:t>
              </w:r>
            </w:ins>
          </w:p>
        </w:tc>
        <w:tc>
          <w:tcPr>
            <w:tcW w:w="1193" w:type="dxa"/>
            <w:tcBorders>
              <w:top w:val="nil"/>
              <w:left w:val="nil"/>
              <w:bottom w:val="nil"/>
              <w:right w:val="single" w:sz="8" w:space="0" w:color="auto"/>
            </w:tcBorders>
            <w:shd w:val="clear" w:color="auto" w:fill="auto"/>
            <w:noWrap/>
            <w:vAlign w:val="center"/>
            <w:hideMark/>
          </w:tcPr>
          <w:p w14:paraId="328EC30A"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 xml:space="preserve">11,0</w:t>
            </w:r>
            <w:del w:id="100055" w:author="Claude" w:date="2026-09-29T09:00:00Z">
              <w:r>
                <w:rPr>
                  <w:rFonts w:ascii="Ebrima" w:eastAsia="Times New Roman" w:hAnsi="Ebrima"/>
                  <w:sz w:val="22"/>
                  <w:szCs w:val="22"/>
                  <w:bdr w:val="none" w:sz="0" w:space="0" w:color="auto"/>
                  <w:lang w:val="fr-CI" w:eastAsia="fr-CI"/>
                </w:rPr>
                <w:delText xml:space="preserve">3</w:delText>
              </w:r>
            </w:del>
            <w:ins w:id="100056" w:author="Claude" w:date="2026-09-29T09:00:00Z">
              <w:r>
                <w:rPr>
                  <w:rFonts w:ascii="Ebrima" w:eastAsia="Times New Roman" w:hAnsi="Ebrima"/>
                  <w:sz w:val="22"/>
                  <w:szCs w:val="22"/>
                  <w:bdr w:val="none" w:sz="0" w:space="0" w:color="auto"/>
                  <w:lang w:val="fr-CI" w:eastAsia="fr-CI"/>
                </w:rPr>
                <w:t xml:space="preserve">4</w:t>
              </w:r>
            </w:ins>
          </w:p>
        </w:tc>
      </w:tr>
      <w:tr w:rsidR="006A1ED1" w:rsidRPr="000A0C82" w14:paraId="05EA5487" w14:textId="77777777" w:rsidTr="007F34FD">
        <w:trPr>
          <w:trHeight w:val="344"/>
        </w:trPr>
        <w:tc>
          <w:tcPr>
            <w:tcW w:w="4897" w:type="dxa"/>
            <w:tcBorders>
              <w:top w:val="nil"/>
              <w:left w:val="single" w:sz="8" w:space="0" w:color="auto"/>
              <w:bottom w:val="nil"/>
              <w:right w:val="nil"/>
            </w:tcBorders>
            <w:shd w:val="clear" w:color="auto" w:fill="auto"/>
            <w:noWrap/>
            <w:vAlign w:val="bottom"/>
            <w:hideMark/>
          </w:tcPr>
          <w:p w14:paraId="25A2033E"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Diversification Agricole</w:t>
            </w:r>
          </w:p>
        </w:tc>
        <w:tc>
          <w:tcPr>
            <w:tcW w:w="1317" w:type="dxa"/>
            <w:tcBorders>
              <w:top w:val="nil"/>
              <w:left w:val="single" w:sz="8" w:space="0" w:color="auto"/>
              <w:bottom w:val="nil"/>
              <w:right w:val="single" w:sz="8" w:space="0" w:color="auto"/>
            </w:tcBorders>
            <w:shd w:val="clear" w:color="auto" w:fill="auto"/>
            <w:noWrap/>
            <w:vAlign w:val="center"/>
            <w:hideMark/>
          </w:tcPr>
          <w:p w14:paraId="53632E8D"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2,07</w:t>
            </w:r>
          </w:p>
        </w:tc>
        <w:tc>
          <w:tcPr>
            <w:tcW w:w="1317" w:type="dxa"/>
            <w:tcBorders>
              <w:top w:val="nil"/>
              <w:left w:val="nil"/>
              <w:bottom w:val="nil"/>
              <w:right w:val="single" w:sz="8" w:space="0" w:color="auto"/>
            </w:tcBorders>
            <w:shd w:val="clear" w:color="auto" w:fill="auto"/>
            <w:noWrap/>
            <w:vAlign w:val="center"/>
            <w:hideMark/>
          </w:tcPr>
          <w:p w14:paraId="1EFDA693"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2,15</w:t>
            </w:r>
          </w:p>
        </w:tc>
        <w:tc>
          <w:tcPr>
            <w:tcW w:w="1317" w:type="dxa"/>
            <w:tcBorders>
              <w:top w:val="nil"/>
              <w:left w:val="nil"/>
              <w:bottom w:val="nil"/>
              <w:right w:val="single" w:sz="8" w:space="0" w:color="auto"/>
            </w:tcBorders>
            <w:shd w:val="clear" w:color="auto" w:fill="auto"/>
            <w:noWrap/>
            <w:vAlign w:val="center"/>
            <w:hideMark/>
          </w:tcPr>
          <w:p w14:paraId="03EC1698"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2,42</w:t>
            </w:r>
          </w:p>
        </w:tc>
        <w:tc>
          <w:tcPr>
            <w:tcW w:w="1193" w:type="dxa"/>
            <w:tcBorders>
              <w:top w:val="nil"/>
              <w:left w:val="nil"/>
              <w:bottom w:val="nil"/>
              <w:right w:val="single" w:sz="8" w:space="0" w:color="auto"/>
            </w:tcBorders>
            <w:shd w:val="clear" w:color="auto" w:fill="auto"/>
            <w:noWrap/>
            <w:vAlign w:val="center"/>
            <w:hideMark/>
          </w:tcPr>
          <w:p w14:paraId="132B79BF"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0,27</w:t>
            </w:r>
          </w:p>
        </w:tc>
      </w:tr>
      <w:tr w:rsidR="006A1ED1" w:rsidRPr="000A0C82" w14:paraId="4C9B76EE" w14:textId="77777777" w:rsidTr="007F34FD">
        <w:trPr>
          <w:trHeight w:val="344"/>
        </w:trPr>
        <w:tc>
          <w:tcPr>
            <w:tcW w:w="4897" w:type="dxa"/>
            <w:tcBorders>
              <w:top w:val="nil"/>
              <w:left w:val="single" w:sz="8" w:space="0" w:color="auto"/>
              <w:bottom w:val="nil"/>
              <w:right w:val="nil"/>
            </w:tcBorders>
            <w:shd w:val="clear" w:color="auto" w:fill="auto"/>
            <w:noWrap/>
            <w:vAlign w:val="bottom"/>
            <w:hideMark/>
          </w:tcPr>
          <w:p w14:paraId="09B9851B"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Sacherie-Brousse</w:t>
            </w:r>
          </w:p>
        </w:tc>
        <w:tc>
          <w:tcPr>
            <w:tcW w:w="1317" w:type="dxa"/>
            <w:tcBorders>
              <w:top w:val="nil"/>
              <w:left w:val="single" w:sz="8" w:space="0" w:color="auto"/>
              <w:bottom w:val="nil"/>
              <w:right w:val="single" w:sz="8" w:space="0" w:color="auto"/>
            </w:tcBorders>
            <w:shd w:val="clear" w:color="auto" w:fill="auto"/>
            <w:noWrap/>
            <w:vAlign w:val="center"/>
            <w:hideMark/>
          </w:tcPr>
          <w:p w14:paraId="2D3409EB"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1,74</w:t>
            </w:r>
          </w:p>
        </w:tc>
        <w:tc>
          <w:tcPr>
            <w:tcW w:w="1317" w:type="dxa"/>
            <w:tcBorders>
              <w:top w:val="nil"/>
              <w:left w:val="nil"/>
              <w:bottom w:val="nil"/>
              <w:right w:val="single" w:sz="8" w:space="0" w:color="auto"/>
            </w:tcBorders>
            <w:shd w:val="clear" w:color="auto" w:fill="auto"/>
            <w:noWrap/>
            <w:vAlign w:val="center"/>
            <w:hideMark/>
          </w:tcPr>
          <w:p w14:paraId="406D3D2F"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1,33</w:t>
            </w:r>
          </w:p>
        </w:tc>
        <w:tc>
          <w:tcPr>
            <w:tcW w:w="1317" w:type="dxa"/>
            <w:tcBorders>
              <w:top w:val="nil"/>
              <w:left w:val="nil"/>
              <w:bottom w:val="nil"/>
              <w:right w:val="single" w:sz="8" w:space="0" w:color="auto"/>
            </w:tcBorders>
            <w:shd w:val="clear" w:color="auto" w:fill="auto"/>
            <w:noWrap/>
            <w:vAlign w:val="center"/>
            <w:hideMark/>
          </w:tcPr>
          <w:p w14:paraId="39D1127C"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10,78</w:t>
            </w:r>
          </w:p>
        </w:tc>
        <w:tc>
          <w:tcPr>
            <w:tcW w:w="1193" w:type="dxa"/>
            <w:tcBorders>
              <w:top w:val="nil"/>
              <w:left w:val="nil"/>
              <w:bottom w:val="nil"/>
              <w:right w:val="single" w:sz="8" w:space="0" w:color="auto"/>
            </w:tcBorders>
            <w:shd w:val="clear" w:color="auto" w:fill="auto"/>
            <w:noWrap/>
            <w:vAlign w:val="center"/>
            <w:hideMark/>
          </w:tcPr>
          <w:p w14:paraId="24BEF3CB"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9,45</w:t>
            </w:r>
          </w:p>
        </w:tc>
      </w:tr>
      <w:tr w:rsidR="006A1ED1" w:rsidRPr="000A0C82" w14:paraId="672FB2B0" w14:textId="77777777" w:rsidTr="007F34FD">
        <w:trPr>
          <w:trHeight w:val="344"/>
        </w:trPr>
        <w:tc>
          <w:tcPr>
            <w:tcW w:w="4897" w:type="dxa"/>
            <w:tcBorders>
              <w:top w:val="nil"/>
              <w:left w:val="single" w:sz="8" w:space="0" w:color="auto"/>
              <w:bottom w:val="nil"/>
              <w:right w:val="nil"/>
            </w:tcBorders>
            <w:shd w:val="clear" w:color="auto" w:fill="auto"/>
            <w:noWrap/>
            <w:vAlign w:val="bottom"/>
            <w:hideMark/>
          </w:tcPr>
          <w:p w14:paraId="032E6D8B"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Conseil Café Cacao-Investissement</w:t>
            </w:r>
          </w:p>
        </w:tc>
        <w:tc>
          <w:tcPr>
            <w:tcW w:w="1317" w:type="dxa"/>
            <w:tcBorders>
              <w:top w:val="nil"/>
              <w:left w:val="single" w:sz="8" w:space="0" w:color="auto"/>
              <w:bottom w:val="nil"/>
              <w:right w:val="single" w:sz="8" w:space="0" w:color="auto"/>
            </w:tcBorders>
            <w:shd w:val="clear" w:color="auto" w:fill="auto"/>
            <w:noWrap/>
            <w:vAlign w:val="center"/>
            <w:hideMark/>
          </w:tcPr>
          <w:p w14:paraId="272D223F"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1,19</w:t>
            </w:r>
          </w:p>
        </w:tc>
        <w:tc>
          <w:tcPr>
            <w:tcW w:w="1317" w:type="dxa"/>
            <w:tcBorders>
              <w:top w:val="nil"/>
              <w:left w:val="nil"/>
              <w:bottom w:val="nil"/>
              <w:right w:val="single" w:sz="8" w:space="0" w:color="auto"/>
            </w:tcBorders>
            <w:shd w:val="clear" w:color="auto" w:fill="auto"/>
            <w:noWrap/>
            <w:vAlign w:val="center"/>
            <w:hideMark/>
          </w:tcPr>
          <w:p w14:paraId="09879FF0"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3,07</w:t>
            </w:r>
          </w:p>
        </w:tc>
        <w:tc>
          <w:tcPr>
            <w:tcW w:w="1317" w:type="dxa"/>
            <w:tcBorders>
              <w:top w:val="nil"/>
              <w:left w:val="nil"/>
              <w:bottom w:val="nil"/>
              <w:right w:val="single" w:sz="8" w:space="0" w:color="auto"/>
            </w:tcBorders>
            <w:shd w:val="clear" w:color="auto" w:fill="auto"/>
            <w:noWrap/>
            <w:vAlign w:val="center"/>
            <w:hideMark/>
          </w:tcPr>
          <w:p w14:paraId="330F6486"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 xml:space="preserve">11,9</w:t>
            </w:r>
            <w:del w:id="100057" w:author="Claude" w:date="2026-09-29T09:00:00Z">
              <w:r>
                <w:rPr>
                  <w:rFonts w:ascii="Ebrima" w:eastAsia="Times New Roman" w:hAnsi="Ebrima"/>
                  <w:sz w:val="22"/>
                  <w:szCs w:val="22"/>
                  <w:bdr w:val="none" w:sz="0" w:space="0" w:color="auto"/>
                  <w:lang w:val="fr-CI" w:eastAsia="fr-CI"/>
                </w:rPr>
                <w:delText xml:space="preserve">4</w:delText>
              </w:r>
            </w:del>
            <w:ins w:id="100058" w:author="Claude" w:date="2026-09-29T09:00:00Z">
              <w:r>
                <w:rPr>
                  <w:rFonts w:ascii="Ebrima" w:eastAsia="Times New Roman" w:hAnsi="Ebrima"/>
                  <w:sz w:val="22"/>
                  <w:szCs w:val="22"/>
                  <w:bdr w:val="none" w:sz="0" w:space="0" w:color="auto"/>
                  <w:lang w:val="fr-CI" w:eastAsia="fr-CI"/>
                </w:rPr>
                <w:t xml:space="preserve">3</w:t>
              </w:r>
            </w:ins>
          </w:p>
        </w:tc>
        <w:tc>
          <w:tcPr>
            <w:tcW w:w="1193" w:type="dxa"/>
            <w:tcBorders>
              <w:top w:val="nil"/>
              <w:left w:val="nil"/>
              <w:bottom w:val="nil"/>
              <w:right w:val="single" w:sz="8" w:space="0" w:color="auto"/>
            </w:tcBorders>
            <w:shd w:val="clear" w:color="auto" w:fill="auto"/>
            <w:noWrap/>
            <w:vAlign w:val="center"/>
            <w:hideMark/>
          </w:tcPr>
          <w:p w14:paraId="70903434"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 xml:space="preserve">8,8</w:t>
            </w:r>
            <w:del w:id="100059" w:author="Claude" w:date="2026-09-29T09:00:00Z">
              <w:r>
                <w:rPr>
                  <w:rFonts w:ascii="Ebrima" w:eastAsia="Times New Roman" w:hAnsi="Ebrima"/>
                  <w:sz w:val="22"/>
                  <w:szCs w:val="22"/>
                  <w:bdr w:val="none" w:sz="0" w:space="0" w:color="auto"/>
                  <w:lang w:val="fr-CI" w:eastAsia="fr-CI"/>
                </w:rPr>
                <w:delText xml:space="preserve">7</w:delText>
              </w:r>
            </w:del>
            <w:ins w:id="100060" w:author="Claude" w:date="2026-09-29T09:00:00Z">
              <w:r>
                <w:rPr>
                  <w:rFonts w:ascii="Ebrima" w:eastAsia="Times New Roman" w:hAnsi="Ebrima"/>
                  <w:sz w:val="22"/>
                  <w:szCs w:val="22"/>
                  <w:bdr w:val="none" w:sz="0" w:space="0" w:color="auto"/>
                  <w:lang w:val="fr-CI" w:eastAsia="fr-CI"/>
                </w:rPr>
                <w:t xml:space="preserve">6</w:t>
              </w:r>
            </w:ins>
          </w:p>
        </w:tc>
      </w:tr>
      <w:tr w:rsidR="006A1ED1" w:rsidRPr="000A0C82" w14:paraId="7180EBFB" w14:textId="77777777" w:rsidTr="007F34FD">
        <w:trPr>
          <w:trHeight w:val="354"/>
        </w:trPr>
        <w:tc>
          <w:tcPr>
            <w:tcW w:w="4897" w:type="dxa"/>
            <w:tcBorders>
              <w:top w:val="nil"/>
              <w:left w:val="single" w:sz="8" w:space="0" w:color="auto"/>
              <w:bottom w:val="nil"/>
              <w:right w:val="nil"/>
            </w:tcBorders>
            <w:shd w:val="clear" w:color="auto" w:fill="auto"/>
            <w:noWrap/>
            <w:vAlign w:val="bottom"/>
            <w:hideMark/>
          </w:tcPr>
          <w:p w14:paraId="2BE6F742"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FIMR</w:t>
            </w:r>
          </w:p>
        </w:tc>
        <w:tc>
          <w:tcPr>
            <w:tcW w:w="1317" w:type="dxa"/>
            <w:tcBorders>
              <w:top w:val="nil"/>
              <w:left w:val="single" w:sz="8" w:space="0" w:color="auto"/>
              <w:bottom w:val="nil"/>
              <w:right w:val="single" w:sz="8" w:space="0" w:color="auto"/>
            </w:tcBorders>
            <w:shd w:val="clear" w:color="auto" w:fill="auto"/>
            <w:noWrap/>
            <w:vAlign w:val="center"/>
            <w:hideMark/>
          </w:tcPr>
          <w:p w14:paraId="56A87957"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2,70</w:t>
            </w:r>
          </w:p>
        </w:tc>
        <w:tc>
          <w:tcPr>
            <w:tcW w:w="1317" w:type="dxa"/>
            <w:tcBorders>
              <w:top w:val="nil"/>
              <w:left w:val="nil"/>
              <w:bottom w:val="nil"/>
              <w:right w:val="single" w:sz="8" w:space="0" w:color="auto"/>
            </w:tcBorders>
            <w:shd w:val="clear" w:color="auto" w:fill="auto"/>
            <w:noWrap/>
            <w:vAlign w:val="center"/>
            <w:hideMark/>
          </w:tcPr>
          <w:p w14:paraId="1843DAB2"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0,10</w:t>
            </w:r>
          </w:p>
        </w:tc>
        <w:tc>
          <w:tcPr>
            <w:tcW w:w="1317" w:type="dxa"/>
            <w:tcBorders>
              <w:top w:val="nil"/>
              <w:left w:val="nil"/>
              <w:bottom w:val="nil"/>
              <w:right w:val="single" w:sz="8" w:space="0" w:color="auto"/>
            </w:tcBorders>
            <w:shd w:val="clear" w:color="auto" w:fill="auto"/>
            <w:noWrap/>
            <w:vAlign w:val="center"/>
            <w:hideMark/>
          </w:tcPr>
          <w:p w14:paraId="7E299B34"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0,10</w:t>
            </w:r>
          </w:p>
        </w:tc>
        <w:tc>
          <w:tcPr>
            <w:tcW w:w="1193" w:type="dxa"/>
            <w:tcBorders>
              <w:top w:val="nil"/>
              <w:left w:val="nil"/>
              <w:bottom w:val="nil"/>
              <w:right w:val="single" w:sz="8" w:space="0" w:color="auto"/>
            </w:tcBorders>
            <w:shd w:val="clear" w:color="auto" w:fill="auto"/>
            <w:noWrap/>
            <w:vAlign w:val="center"/>
            <w:hideMark/>
          </w:tcPr>
          <w:p w14:paraId="1D34111B"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2"/>
                <w:szCs w:val="22"/>
                <w:bdr w:val="none" w:sz="0" w:space="0" w:color="auto"/>
                <w:lang w:val="fr-CI" w:eastAsia="fr-CI"/>
              </w:rPr>
            </w:pPr>
            <w:r>
              <w:rPr>
                <w:rFonts w:ascii="Ebrima" w:eastAsia="Times New Roman" w:hAnsi="Ebrima"/>
                <w:sz w:val="22"/>
                <w:szCs w:val="22"/>
                <w:bdr w:val="none" w:sz="0" w:space="0" w:color="auto"/>
                <w:lang w:val="fr-CI" w:eastAsia="fr-CI"/>
              </w:rPr>
              <w:t>0,00</w:t>
            </w:r>
          </w:p>
        </w:tc>
      </w:tr>
      <w:tr w:rsidR="006A1ED1" w:rsidRPr="000A0C82" w14:paraId="138D69C6" w14:textId="77777777" w:rsidTr="007F34FD">
        <w:trPr>
          <w:trHeight w:val="354"/>
        </w:trPr>
        <w:tc>
          <w:tcPr>
            <w:tcW w:w="4897" w:type="dxa"/>
            <w:tcBorders>
              <w:top w:val="single" w:sz="8" w:space="0" w:color="auto"/>
              <w:left w:val="single" w:sz="8" w:space="0" w:color="auto"/>
              <w:bottom w:val="single" w:sz="8" w:space="0" w:color="auto"/>
              <w:right w:val="nil"/>
            </w:tcBorders>
            <w:shd w:val="clear" w:color="auto" w:fill="auto"/>
            <w:noWrap/>
            <w:vAlign w:val="center"/>
            <w:hideMark/>
          </w:tcPr>
          <w:p w14:paraId="79E9FEB5"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Soldes des comptes bancaires</w:t>
            </w:r>
          </w:p>
        </w:tc>
        <w:tc>
          <w:tcPr>
            <w:tcW w:w="131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0DD4FC8"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15,51</w:t>
            </w:r>
          </w:p>
        </w:tc>
        <w:tc>
          <w:tcPr>
            <w:tcW w:w="1317" w:type="dxa"/>
            <w:tcBorders>
              <w:top w:val="single" w:sz="8" w:space="0" w:color="auto"/>
              <w:left w:val="nil"/>
              <w:bottom w:val="single" w:sz="8" w:space="0" w:color="auto"/>
              <w:right w:val="single" w:sz="8" w:space="0" w:color="auto"/>
            </w:tcBorders>
            <w:shd w:val="clear" w:color="auto" w:fill="auto"/>
            <w:noWrap/>
            <w:vAlign w:val="center"/>
            <w:hideMark/>
          </w:tcPr>
          <w:p w14:paraId="654A6007" w14:textId="29E02C09"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18,</w:t>
            </w:r>
            <w:del w:id="446" w:author="Martin Kokora" w:date="2026-08-12T09:01:00Z">
              <w:r>
                <w:rPr>
                  <w:rFonts w:ascii="Ebrima" w:eastAsia="Times New Roman" w:hAnsi="Ebrima"/>
                  <w:b/>
                  <w:bCs/>
                  <w:bdr w:val="none" w:sz="0" w:space="0" w:color="auto"/>
                  <w:lang w:val="fr-CI" w:eastAsia="fr-CI"/>
                </w:rPr>
                <w:delText>36</w:delText>
              </w:r>
            </w:del>
            <w:ins w:id="447" w:author="Martin Kokora" w:date="2026-08-12T09:01:00Z">
              <w:r>
                <w:rPr>
                  <w:rFonts w:ascii="Ebrima" w:eastAsia="Times New Roman" w:hAnsi="Ebrima"/>
                  <w:b/>
                  <w:bCs/>
                  <w:bdr w:val="none" w:sz="0" w:space="0" w:color="auto"/>
                  <w:lang w:val="fr-CI" w:eastAsia="fr-CI"/>
                </w:rPr>
                <w:t>37</w:t>
              </w:r>
            </w:ins>
          </w:p>
        </w:tc>
        <w:tc>
          <w:tcPr>
            <w:tcW w:w="1317" w:type="dxa"/>
            <w:tcBorders>
              <w:top w:val="single" w:sz="8" w:space="0" w:color="auto"/>
              <w:left w:val="nil"/>
              <w:bottom w:val="single" w:sz="8" w:space="0" w:color="auto"/>
              <w:right w:val="single" w:sz="8" w:space="0" w:color="auto"/>
            </w:tcBorders>
            <w:shd w:val="clear" w:color="auto" w:fill="auto"/>
            <w:noWrap/>
            <w:vAlign w:val="center"/>
            <w:hideMark/>
          </w:tcPr>
          <w:p w14:paraId="7152EB78" w14:textId="77777777"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47,99</w:t>
            </w:r>
          </w:p>
        </w:tc>
        <w:tc>
          <w:tcPr>
            <w:tcW w:w="1193" w:type="dxa"/>
            <w:tcBorders>
              <w:top w:val="single" w:sz="8" w:space="0" w:color="auto"/>
              <w:left w:val="nil"/>
              <w:bottom w:val="single" w:sz="8" w:space="0" w:color="auto"/>
              <w:right w:val="single" w:sz="8" w:space="0" w:color="auto"/>
            </w:tcBorders>
            <w:shd w:val="clear" w:color="auto" w:fill="auto"/>
            <w:noWrap/>
            <w:vAlign w:val="center"/>
            <w:hideMark/>
          </w:tcPr>
          <w:p w14:paraId="15204F43" w14:textId="6F1F1655" w:rsidR="007F34FD" w:rsidRPr="000A0C82" w:rsidRDefault="007F34FD" w:rsidP="007F34F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bdr w:val="none" w:sz="0" w:space="0" w:color="auto"/>
                <w:lang w:val="fr-CI" w:eastAsia="fr-CI"/>
              </w:rPr>
            </w:pPr>
            <w:r>
              <w:rPr>
                <w:rFonts w:ascii="Ebrima" w:eastAsia="Times New Roman" w:hAnsi="Ebrima"/>
                <w:b/>
                <w:bCs/>
                <w:bdr w:val="none" w:sz="0" w:space="0" w:color="auto"/>
                <w:lang w:val="fr-CI" w:eastAsia="fr-CI"/>
              </w:rPr>
              <w:t>29,</w:t>
            </w:r>
            <w:commentRangeStart w:id="448"/>
            <w:commentRangeStart w:id="449"/>
            <w:r>
              <w:rPr>
                <w:rFonts w:ascii="Ebrima" w:eastAsia="Times New Roman" w:hAnsi="Ebrima"/>
                <w:b/>
                <w:bCs/>
                <w:bdr w:val="none" w:sz="0" w:space="0" w:color="auto"/>
                <w:lang w:val="fr-CI" w:eastAsia="fr-CI"/>
              </w:rPr>
              <w:t>62</w:t>
            </w:r>
            <w:commentRangeEnd w:id="448"/>
            <w:r>
              <w:rPr>
                <w:rStyle w:val="Marquedecommentaire"/>
              </w:rPr>
              <w:commentReference w:id="448"/>
            </w:r>
            <w:commentRangeEnd w:id="449"/>
            <w:r>
              <w:rPr>
                <w:rStyle w:val="Marquedecommentaire"/>
              </w:rPr>
              <w:commentReference w:id="449"/>
            </w:r>
          </w:p>
        </w:tc>
      </w:tr>
    </w:tbl>
    <w:p w14:paraId="2FF43330" w14:textId="6B5A8478" w:rsidR="00B70A97" w:rsidRPr="000A0C82" w:rsidRDefault="00B70A97" w:rsidP="00B70A97">
      <w:pPr>
        <w:rPr>
          <w:rFonts w:ascii="Ebrima" w:hAnsi="Ebrima" w:cs="Tahoma"/>
          <w:i/>
          <w:lang w:val="fr-FR"/>
        </w:rPr>
      </w:pPr>
      <w:r>
        <w:rPr>
          <w:rFonts w:ascii="Ebrima" w:hAnsi="Ebrima" w:cs="Tahoma"/>
          <w:i/>
          <w:u w:val="single"/>
          <w:lang w:val="fr-FR"/>
        </w:rPr>
        <w:t>Source</w:t>
      </w:r>
      <w:r>
        <w:rPr>
          <w:rFonts w:ascii="Ebrima" w:hAnsi="Ebrima" w:cs="Tahoma"/>
          <w:i/>
          <w:lang w:val="fr-FR"/>
        </w:rPr>
        <w:t> : Le Conseil du Café-Cacao</w:t>
      </w:r>
    </w:p>
    <w:p w14:paraId="465C85D7" w14:textId="77777777" w:rsidR="00B70A97" w:rsidRPr="000A0C82" w:rsidRDefault="00B70A97" w:rsidP="00B70A97">
      <w:pPr>
        <w:rPr>
          <w:rFonts w:ascii="Ebrima" w:hAnsi="Ebrima" w:cs="Courier New"/>
          <w:i/>
          <w:lang w:val="fr-FR"/>
        </w:rPr>
      </w:pPr>
    </w:p>
    <w:p w14:paraId="7C45A77C" w14:textId="77777777" w:rsidR="00047708" w:rsidRPr="000A0C82" w:rsidRDefault="00047708" w:rsidP="00B70A97">
      <w:pPr>
        <w:jc w:val="both"/>
        <w:rPr>
          <w:rFonts w:ascii="Ebrima" w:hAnsi="Ebrima" w:cs="Tahoma"/>
          <w:sz w:val="2"/>
          <w:szCs w:val="2"/>
          <w:lang w:val="fr-FR"/>
        </w:rPr>
      </w:pPr>
    </w:p>
    <w:p w14:paraId="668754EE" w14:textId="5019790C" w:rsidR="00B70A97" w:rsidRPr="000A0C82" w:rsidRDefault="00B70A97" w:rsidP="00B70A97">
      <w:pPr>
        <w:jc w:val="both"/>
        <w:rPr>
          <w:rFonts w:ascii="Ebrima" w:hAnsi="Ebrima" w:cs="Tahoma"/>
          <w:lang w:val="fr-FR"/>
        </w:rPr>
      </w:pPr>
      <w:r>
        <w:rPr>
          <w:rFonts w:ascii="Ebrima" w:hAnsi="Ebrima" w:cs="Tahoma"/>
          <w:lang w:val="fr-FR"/>
        </w:rPr>
        <w:t xml:space="preserve">Ces ressources sont logées dans huit (8) banques commerciales (Cf. Tableau 10 ci-dessous). Ce sont plus de 95% des ressources de la filière qui sont logées à la BNI </w:t>
      </w:r>
      <w:commentRangeStart w:id="450"/>
      <w:r>
        <w:rPr>
          <w:rFonts w:ascii="Ebrima" w:hAnsi="Ebrima" w:cs="Tahoma"/>
          <w:lang w:val="fr-FR"/>
        </w:rPr>
        <w:t xml:space="preserve">(4</w:t>
      </w:r>
      <w:del w:id="100061" w:author="Claude" w:date="2026-09-29T09:00:00Z">
        <w:r>
          <w:rPr>
            <w:rFonts w:ascii="Ebrima" w:hAnsi="Ebrima" w:cs="Tahoma"/>
            <w:lang w:val="fr-FR"/>
          </w:rPr>
          <w:delText xml:space="preserve">7,4</w:delText>
        </w:r>
      </w:del>
      <w:ins w:id="100062" w:author="Claude" w:date="2026-09-29T09:00:00Z">
        <w:r>
          <w:rPr>
            <w:rFonts w:ascii="Ebrima" w:hAnsi="Ebrima" w:cs="Tahoma"/>
            <w:lang w:val="fr-FR"/>
          </w:rPr>
          <w:t xml:space="preserve">6,3</w:t>
        </w:r>
      </w:ins>
      <w:r>
        <w:rPr>
          <w:rFonts w:ascii="Ebrima" w:hAnsi="Ebrima" w:cs="Tahoma"/>
          <w:lang w:val="fr-FR"/>
        </w:rPr>
        <w:t xml:space="preserve">8 milliards de FCFA).</w:t>
      </w:r>
      <w:commentRangeEnd w:id="450"/>
      <w:r>
        <w:rPr>
          <w:rStyle w:val="Marquedecommentaire"/>
        </w:rPr>
        <w:commentReference w:id="450"/>
      </w:r>
    </w:p>
    <w:p w14:paraId="70D227C4" w14:textId="77777777" w:rsidR="00B70A97" w:rsidRPr="000A0C82" w:rsidRDefault="00B70A97" w:rsidP="00B70A97">
      <w:pPr>
        <w:jc w:val="both"/>
        <w:rPr>
          <w:rFonts w:ascii="Ebrima" w:hAnsi="Ebrima" w:cs="Tahoma"/>
          <w:lang w:val="fr-FR"/>
        </w:rPr>
      </w:pPr>
      <w:r>
        <w:rPr>
          <w:rFonts w:ascii="Ebrima" w:hAnsi="Ebrima" w:cs="Tahoma"/>
          <w:lang w:val="fr-FR"/>
        </w:rPr>
        <w:t xml:space="preserve"> </w:t>
      </w:r>
    </w:p>
    <w:p w14:paraId="494C8D54" w14:textId="77777777" w:rsidR="00B70A97" w:rsidRPr="000A0C82" w:rsidRDefault="00B70A97" w:rsidP="00B70A97">
      <w:pPr>
        <w:tabs>
          <w:tab w:val="left" w:pos="360"/>
        </w:tabs>
        <w:spacing w:before="240" w:after="240"/>
        <w:contextualSpacing/>
        <w:jc w:val="both"/>
        <w:rPr>
          <w:rFonts w:ascii="Ebrima" w:hAnsi="Ebrima" w:cs="Tahoma"/>
          <w:b/>
          <w:lang w:val="fr-FR"/>
        </w:rPr>
      </w:pPr>
      <w:r>
        <w:rPr>
          <w:rFonts w:ascii="Ebrima" w:hAnsi="Ebrima" w:cs="Tahoma"/>
          <w:b/>
          <w:u w:val="single"/>
          <w:lang w:val="fr-FR"/>
        </w:rPr>
        <w:t>Tableau 10</w:t>
      </w:r>
      <w:r>
        <w:rPr>
          <w:rFonts w:ascii="Ebrima" w:hAnsi="Ebrima" w:cs="Tahoma"/>
          <w:b/>
          <w:lang w:val="fr-FR"/>
        </w:rPr>
        <w:t xml:space="preserve"> : Répartition des redevances d’investissements par banque </w:t>
      </w:r>
    </w:p>
    <w:p w14:paraId="18D6A490" w14:textId="0B4130A8" w:rsidR="00B70A97" w:rsidRPr="000A0C82" w:rsidRDefault="00B70A97" w:rsidP="00B70A97">
      <w:pPr>
        <w:tabs>
          <w:tab w:val="left" w:pos="360"/>
        </w:tabs>
        <w:spacing w:before="240" w:after="240"/>
        <w:contextualSpacing/>
        <w:jc w:val="both"/>
        <w:rPr>
          <w:rFonts w:ascii="Ebrima" w:hAnsi="Ebrima" w:cs="Tahoma"/>
          <w:b/>
          <w:lang w:val="fr-FR"/>
        </w:rPr>
      </w:pPr>
      <w:r>
        <w:rPr>
          <w:rFonts w:ascii="Ebrima" w:hAnsi="Ebrima" w:cs="Tahoma"/>
          <w:b/>
          <w:lang w:val="fr-FR"/>
        </w:rPr>
        <w:tab/>
        <w:tab/>
        <w:tab/>
        <w:t xml:space="preserve">au 30 juin 2026 </w:t>
      </w:r>
      <w:r>
        <w:rPr>
          <w:rFonts w:ascii="Ebrima" w:hAnsi="Ebrima" w:cs="Tahoma"/>
          <w:lang w:val="fr-FR"/>
        </w:rPr>
        <w:t xml:space="preserve"> </w:t>
      </w:r>
      <w:r>
        <w:rPr>
          <w:rFonts w:ascii="Ebrima" w:hAnsi="Ebrima" w:cs="Tahoma"/>
          <w:b/>
          <w:lang w:val="fr-FR"/>
        </w:rPr>
        <w:t>(En milliards de FCFA)</w:t>
      </w:r>
    </w:p>
    <w:p w14:paraId="7D73E201" w14:textId="77777777" w:rsidR="00B70A97" w:rsidRPr="000A0C82" w:rsidRDefault="00B70A97" w:rsidP="00B70A97">
      <w:pPr>
        <w:tabs>
          <w:tab w:val="left" w:pos="360"/>
        </w:tabs>
        <w:spacing w:before="240" w:after="240"/>
        <w:contextualSpacing/>
        <w:jc w:val="both"/>
        <w:rPr>
          <w:rFonts w:ascii="Ebrima" w:hAnsi="Ebrima" w:cs="Tahoma"/>
          <w:b/>
          <w:lang w:val="fr-FR"/>
        </w:rPr>
      </w:pPr>
    </w:p>
    <w:tbl>
      <w:tblPr>
        <w:tblW w:w="10045" w:type="dxa"/>
        <w:tblCellMar>
          <w:left w:w="70" w:type="dxa"/>
          <w:right w:w="70" w:type="dxa"/>
        </w:tblCellMar>
        <w:tblLook w:val="04A0" w:firstRow="1" w:lastRow="0" w:firstColumn="1" w:lastColumn="0" w:noHBand="0" w:noVBand="1"/>
      </w:tblPr>
      <w:tblGrid>
        <w:gridCol w:w="2489"/>
        <w:gridCol w:w="1682"/>
        <w:gridCol w:w="1434"/>
        <w:gridCol w:w="867"/>
        <w:gridCol w:w="1321"/>
        <w:gridCol w:w="1058"/>
        <w:gridCol w:w="1194"/>
      </w:tblGrid>
      <w:tr w:rsidR="006A1ED1" w:rsidRPr="000A0C82" w14:paraId="0AB6094F" w14:textId="77777777" w:rsidTr="00113AE3">
        <w:trPr>
          <w:trHeight w:val="612"/>
        </w:trPr>
        <w:tc>
          <w:tcPr>
            <w:tcW w:w="25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32FF62E"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STRUCTURES</w:t>
            </w:r>
          </w:p>
        </w:tc>
        <w:tc>
          <w:tcPr>
            <w:tcW w:w="1728" w:type="dxa"/>
            <w:tcBorders>
              <w:top w:val="single" w:sz="8" w:space="0" w:color="auto"/>
              <w:left w:val="nil"/>
              <w:bottom w:val="single" w:sz="8" w:space="0" w:color="auto"/>
              <w:right w:val="single" w:sz="8" w:space="0" w:color="auto"/>
            </w:tcBorders>
            <w:shd w:val="clear" w:color="auto" w:fill="auto"/>
            <w:vAlign w:val="center"/>
            <w:hideMark/>
          </w:tcPr>
          <w:p w14:paraId="6203EE78"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CCC-Compte projets</w:t>
            </w:r>
          </w:p>
        </w:tc>
        <w:tc>
          <w:tcPr>
            <w:tcW w:w="1473" w:type="dxa"/>
            <w:tcBorders>
              <w:top w:val="single" w:sz="8" w:space="0" w:color="auto"/>
              <w:left w:val="nil"/>
              <w:bottom w:val="single" w:sz="8" w:space="0" w:color="auto"/>
              <w:right w:val="single" w:sz="8" w:space="0" w:color="auto"/>
            </w:tcBorders>
            <w:shd w:val="clear" w:color="auto" w:fill="auto"/>
            <w:vAlign w:val="center"/>
            <w:hideMark/>
          </w:tcPr>
          <w:p w14:paraId="4BE04E6F"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Diversification Agricole</w:t>
            </w:r>
          </w:p>
        </w:tc>
        <w:tc>
          <w:tcPr>
            <w:tcW w:w="889" w:type="dxa"/>
            <w:tcBorders>
              <w:top w:val="single" w:sz="8" w:space="0" w:color="auto"/>
              <w:left w:val="nil"/>
              <w:bottom w:val="single" w:sz="8" w:space="0" w:color="auto"/>
              <w:right w:val="single" w:sz="8" w:space="0" w:color="auto"/>
            </w:tcBorders>
            <w:shd w:val="clear" w:color="auto" w:fill="auto"/>
            <w:vAlign w:val="center"/>
            <w:hideMark/>
          </w:tcPr>
          <w:p w14:paraId="772DC4D3"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Sacherie Brousse</w:t>
            </w:r>
          </w:p>
        </w:tc>
        <w:tc>
          <w:tcPr>
            <w:tcW w:w="1085" w:type="dxa"/>
            <w:tcBorders>
              <w:top w:val="single" w:sz="8" w:space="0" w:color="auto"/>
              <w:left w:val="nil"/>
              <w:bottom w:val="single" w:sz="8" w:space="0" w:color="auto"/>
              <w:right w:val="single" w:sz="8" w:space="0" w:color="auto"/>
            </w:tcBorders>
            <w:shd w:val="clear" w:color="auto" w:fill="auto"/>
            <w:vAlign w:val="center"/>
            <w:hideMark/>
          </w:tcPr>
          <w:p w14:paraId="31E4BDF3"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CCC-Invest.</w:t>
            </w:r>
          </w:p>
        </w:tc>
        <w:tc>
          <w:tcPr>
            <w:tcW w:w="1085" w:type="dxa"/>
            <w:tcBorders>
              <w:top w:val="single" w:sz="8" w:space="0" w:color="auto"/>
              <w:left w:val="nil"/>
              <w:bottom w:val="single" w:sz="8" w:space="0" w:color="auto"/>
              <w:right w:val="single" w:sz="8" w:space="0" w:color="auto"/>
            </w:tcBorders>
            <w:shd w:val="clear" w:color="auto" w:fill="auto"/>
            <w:noWrap/>
            <w:vAlign w:val="center"/>
            <w:hideMark/>
          </w:tcPr>
          <w:p w14:paraId="2F57F150"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FIMR</w:t>
            </w:r>
          </w:p>
        </w:tc>
        <w:tc>
          <w:tcPr>
            <w:tcW w:w="1225" w:type="dxa"/>
            <w:tcBorders>
              <w:top w:val="single" w:sz="8" w:space="0" w:color="auto"/>
              <w:left w:val="nil"/>
              <w:bottom w:val="single" w:sz="8" w:space="0" w:color="auto"/>
              <w:right w:val="single" w:sz="8" w:space="0" w:color="auto"/>
            </w:tcBorders>
            <w:shd w:val="clear" w:color="auto" w:fill="auto"/>
            <w:noWrap/>
            <w:vAlign w:val="center"/>
            <w:hideMark/>
          </w:tcPr>
          <w:p w14:paraId="5BD16254"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TOTAL</w:t>
            </w:r>
          </w:p>
        </w:tc>
      </w:tr>
      <w:tr w:rsidR="006A1ED1" w:rsidRPr="000A0C82" w14:paraId="0CD27E7D" w14:textId="77777777" w:rsidTr="00113AE3">
        <w:trPr>
          <w:trHeight w:val="384"/>
        </w:trPr>
        <w:tc>
          <w:tcPr>
            <w:tcW w:w="2560" w:type="dxa"/>
            <w:tcBorders>
              <w:top w:val="nil"/>
              <w:left w:val="single" w:sz="8" w:space="0" w:color="auto"/>
              <w:bottom w:val="dotted" w:sz="4" w:space="0" w:color="auto"/>
              <w:right w:val="single" w:sz="8" w:space="0" w:color="auto"/>
            </w:tcBorders>
            <w:shd w:val="clear" w:color="auto" w:fill="auto"/>
            <w:vAlign w:val="center"/>
            <w:hideMark/>
          </w:tcPr>
          <w:p w14:paraId="048FD88C"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BNI</w:t>
            </w:r>
          </w:p>
        </w:tc>
        <w:tc>
          <w:tcPr>
            <w:tcW w:w="1728" w:type="dxa"/>
            <w:tcBorders>
              <w:top w:val="nil"/>
              <w:left w:val="nil"/>
              <w:bottom w:val="dotted" w:sz="4" w:space="0" w:color="auto"/>
              <w:right w:val="single" w:sz="8" w:space="0" w:color="auto"/>
            </w:tcBorders>
            <w:shd w:val="clear" w:color="auto" w:fill="auto"/>
            <w:noWrap/>
            <w:vAlign w:val="center"/>
            <w:hideMark/>
          </w:tcPr>
          <w:p w14:paraId="1D7312DB"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21,77</w:t>
            </w:r>
          </w:p>
        </w:tc>
        <w:tc>
          <w:tcPr>
            <w:tcW w:w="1473" w:type="dxa"/>
            <w:tcBorders>
              <w:top w:val="nil"/>
              <w:left w:val="nil"/>
              <w:bottom w:val="dotted" w:sz="4" w:space="0" w:color="auto"/>
              <w:right w:val="single" w:sz="8" w:space="0" w:color="auto"/>
            </w:tcBorders>
            <w:shd w:val="clear" w:color="auto" w:fill="auto"/>
            <w:noWrap/>
            <w:vAlign w:val="center"/>
            <w:hideMark/>
          </w:tcPr>
          <w:p w14:paraId="62A72489"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2,03</w:t>
            </w:r>
          </w:p>
        </w:tc>
        <w:tc>
          <w:tcPr>
            <w:tcW w:w="889" w:type="dxa"/>
            <w:tcBorders>
              <w:top w:val="nil"/>
              <w:left w:val="nil"/>
              <w:bottom w:val="dotted" w:sz="4" w:space="0" w:color="auto"/>
              <w:right w:val="single" w:sz="8" w:space="0" w:color="auto"/>
            </w:tcBorders>
            <w:shd w:val="clear" w:color="auto" w:fill="auto"/>
            <w:noWrap/>
            <w:vAlign w:val="center"/>
            <w:hideMark/>
          </w:tcPr>
          <w:p w14:paraId="413198D3"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10,74</w:t>
            </w:r>
          </w:p>
        </w:tc>
        <w:tc>
          <w:tcPr>
            <w:tcW w:w="1085" w:type="dxa"/>
            <w:tcBorders>
              <w:top w:val="nil"/>
              <w:left w:val="nil"/>
              <w:bottom w:val="dotted" w:sz="4" w:space="0" w:color="auto"/>
              <w:right w:val="single" w:sz="8" w:space="0" w:color="auto"/>
            </w:tcBorders>
            <w:shd w:val="clear" w:color="auto" w:fill="auto"/>
            <w:noWrap/>
            <w:vAlign w:val="center"/>
            <w:hideMark/>
          </w:tcPr>
          <w:p w14:paraId="26C0B690"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11,84</w:t>
            </w:r>
          </w:p>
        </w:tc>
        <w:tc>
          <w:tcPr>
            <w:tcW w:w="1085" w:type="dxa"/>
            <w:tcBorders>
              <w:top w:val="nil"/>
              <w:left w:val="nil"/>
              <w:bottom w:val="dotted" w:sz="4" w:space="0" w:color="auto"/>
              <w:right w:val="single" w:sz="8" w:space="0" w:color="auto"/>
            </w:tcBorders>
            <w:shd w:val="clear" w:color="auto" w:fill="auto"/>
            <w:noWrap/>
            <w:vAlign w:val="center"/>
            <w:hideMark/>
          </w:tcPr>
          <w:p w14:paraId="4A2878F8"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225" w:type="dxa"/>
            <w:tcBorders>
              <w:top w:val="nil"/>
              <w:left w:val="nil"/>
              <w:bottom w:val="dotted" w:sz="4" w:space="0" w:color="auto"/>
              <w:right w:val="single" w:sz="8" w:space="0" w:color="auto"/>
            </w:tcBorders>
            <w:shd w:val="clear" w:color="auto" w:fill="auto"/>
            <w:noWrap/>
            <w:vAlign w:val="center"/>
            <w:hideMark/>
          </w:tcPr>
          <w:p w14:paraId="0DB5A6F3"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46,38</w:t>
            </w:r>
          </w:p>
        </w:tc>
      </w:tr>
      <w:tr w:rsidR="006A1ED1" w:rsidRPr="000A0C82" w14:paraId="1BFF108B" w14:textId="77777777" w:rsidTr="00113AE3">
        <w:trPr>
          <w:trHeight w:val="449"/>
        </w:trPr>
        <w:tc>
          <w:tcPr>
            <w:tcW w:w="2560" w:type="dxa"/>
            <w:tcBorders>
              <w:top w:val="nil"/>
              <w:left w:val="single" w:sz="8" w:space="0" w:color="auto"/>
              <w:bottom w:val="dotted" w:sz="4" w:space="0" w:color="auto"/>
              <w:right w:val="single" w:sz="8" w:space="0" w:color="auto"/>
            </w:tcBorders>
            <w:shd w:val="clear" w:color="auto" w:fill="auto"/>
            <w:vAlign w:val="center"/>
            <w:hideMark/>
          </w:tcPr>
          <w:p w14:paraId="024B3C75"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STANDARD CHARTERED BANK</w:t>
            </w:r>
          </w:p>
        </w:tc>
        <w:tc>
          <w:tcPr>
            <w:tcW w:w="1728" w:type="dxa"/>
            <w:tcBorders>
              <w:top w:val="nil"/>
              <w:left w:val="nil"/>
              <w:bottom w:val="dotted" w:sz="4" w:space="0" w:color="auto"/>
              <w:right w:val="single" w:sz="8" w:space="0" w:color="auto"/>
            </w:tcBorders>
            <w:shd w:val="clear" w:color="auto" w:fill="auto"/>
            <w:noWrap/>
            <w:vAlign w:val="center"/>
            <w:hideMark/>
          </w:tcPr>
          <w:p w14:paraId="1B5B0D14"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0,24</w:t>
            </w:r>
          </w:p>
        </w:tc>
        <w:tc>
          <w:tcPr>
            <w:tcW w:w="1473" w:type="dxa"/>
            <w:tcBorders>
              <w:top w:val="nil"/>
              <w:left w:val="nil"/>
              <w:bottom w:val="dotted" w:sz="4" w:space="0" w:color="auto"/>
              <w:right w:val="single" w:sz="8" w:space="0" w:color="auto"/>
            </w:tcBorders>
            <w:shd w:val="clear" w:color="auto" w:fill="auto"/>
            <w:noWrap/>
            <w:vAlign w:val="center"/>
            <w:hideMark/>
          </w:tcPr>
          <w:p w14:paraId="0F117111"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889" w:type="dxa"/>
            <w:tcBorders>
              <w:top w:val="nil"/>
              <w:left w:val="nil"/>
              <w:bottom w:val="dotted" w:sz="4" w:space="0" w:color="auto"/>
              <w:right w:val="single" w:sz="8" w:space="0" w:color="auto"/>
            </w:tcBorders>
            <w:shd w:val="clear" w:color="auto" w:fill="auto"/>
            <w:noWrap/>
            <w:vAlign w:val="center"/>
            <w:hideMark/>
          </w:tcPr>
          <w:p w14:paraId="2B2B5785"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085" w:type="dxa"/>
            <w:tcBorders>
              <w:top w:val="nil"/>
              <w:left w:val="nil"/>
              <w:bottom w:val="dotted" w:sz="4" w:space="0" w:color="auto"/>
              <w:right w:val="single" w:sz="8" w:space="0" w:color="auto"/>
            </w:tcBorders>
            <w:shd w:val="clear" w:color="auto" w:fill="auto"/>
            <w:noWrap/>
            <w:vAlign w:val="center"/>
            <w:hideMark/>
          </w:tcPr>
          <w:p w14:paraId="38C94197"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085" w:type="dxa"/>
            <w:tcBorders>
              <w:top w:val="nil"/>
              <w:left w:val="nil"/>
              <w:bottom w:val="dotted" w:sz="4" w:space="0" w:color="auto"/>
              <w:right w:val="single" w:sz="8" w:space="0" w:color="auto"/>
            </w:tcBorders>
            <w:shd w:val="clear" w:color="auto" w:fill="auto"/>
            <w:noWrap/>
            <w:vAlign w:val="center"/>
            <w:hideMark/>
          </w:tcPr>
          <w:p w14:paraId="1BE60125"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225" w:type="dxa"/>
            <w:tcBorders>
              <w:top w:val="nil"/>
              <w:left w:val="nil"/>
              <w:bottom w:val="dotted" w:sz="4" w:space="0" w:color="auto"/>
              <w:right w:val="single" w:sz="8" w:space="0" w:color="auto"/>
            </w:tcBorders>
            <w:shd w:val="clear" w:color="auto" w:fill="auto"/>
            <w:noWrap/>
            <w:vAlign w:val="center"/>
            <w:hideMark/>
          </w:tcPr>
          <w:p w14:paraId="61C6A043"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0,24</w:t>
            </w:r>
          </w:p>
        </w:tc>
      </w:tr>
      <w:tr w:rsidR="006A1ED1" w:rsidRPr="000A0C82" w14:paraId="6ED151FE" w14:textId="77777777" w:rsidTr="00113AE3">
        <w:trPr>
          <w:trHeight w:val="384"/>
        </w:trPr>
        <w:tc>
          <w:tcPr>
            <w:tcW w:w="2560" w:type="dxa"/>
            <w:tcBorders>
              <w:top w:val="nil"/>
              <w:left w:val="single" w:sz="8" w:space="0" w:color="auto"/>
              <w:bottom w:val="dotted" w:sz="4" w:space="0" w:color="auto"/>
              <w:right w:val="single" w:sz="8" w:space="0" w:color="auto"/>
            </w:tcBorders>
            <w:shd w:val="clear" w:color="auto" w:fill="auto"/>
            <w:vAlign w:val="center"/>
            <w:hideMark/>
          </w:tcPr>
          <w:p w14:paraId="232A750C"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BACI</w:t>
            </w:r>
          </w:p>
        </w:tc>
        <w:tc>
          <w:tcPr>
            <w:tcW w:w="1728" w:type="dxa"/>
            <w:tcBorders>
              <w:top w:val="nil"/>
              <w:left w:val="nil"/>
              <w:bottom w:val="dotted" w:sz="4" w:space="0" w:color="auto"/>
              <w:right w:val="single" w:sz="8" w:space="0" w:color="auto"/>
            </w:tcBorders>
            <w:shd w:val="clear" w:color="auto" w:fill="auto"/>
            <w:noWrap/>
            <w:vAlign w:val="center"/>
            <w:hideMark/>
          </w:tcPr>
          <w:p w14:paraId="2ED90AF4"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0,18</w:t>
            </w:r>
          </w:p>
        </w:tc>
        <w:tc>
          <w:tcPr>
            <w:tcW w:w="1473" w:type="dxa"/>
            <w:tcBorders>
              <w:top w:val="nil"/>
              <w:left w:val="nil"/>
              <w:bottom w:val="dotted" w:sz="4" w:space="0" w:color="auto"/>
              <w:right w:val="single" w:sz="8" w:space="0" w:color="auto"/>
            </w:tcBorders>
            <w:shd w:val="clear" w:color="auto" w:fill="auto"/>
            <w:noWrap/>
            <w:vAlign w:val="center"/>
            <w:hideMark/>
          </w:tcPr>
          <w:p w14:paraId="5785F1F4"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889" w:type="dxa"/>
            <w:tcBorders>
              <w:top w:val="nil"/>
              <w:left w:val="nil"/>
              <w:bottom w:val="dotted" w:sz="4" w:space="0" w:color="auto"/>
              <w:right w:val="single" w:sz="8" w:space="0" w:color="auto"/>
            </w:tcBorders>
            <w:shd w:val="clear" w:color="auto" w:fill="auto"/>
            <w:noWrap/>
            <w:vAlign w:val="center"/>
            <w:hideMark/>
          </w:tcPr>
          <w:p w14:paraId="48A00A23"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085" w:type="dxa"/>
            <w:tcBorders>
              <w:top w:val="nil"/>
              <w:left w:val="nil"/>
              <w:bottom w:val="dotted" w:sz="4" w:space="0" w:color="auto"/>
              <w:right w:val="single" w:sz="8" w:space="0" w:color="auto"/>
            </w:tcBorders>
            <w:shd w:val="clear" w:color="auto" w:fill="auto"/>
            <w:noWrap/>
            <w:vAlign w:val="center"/>
            <w:hideMark/>
          </w:tcPr>
          <w:p w14:paraId="3EB1BB27"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085" w:type="dxa"/>
            <w:tcBorders>
              <w:top w:val="nil"/>
              <w:left w:val="nil"/>
              <w:bottom w:val="dotted" w:sz="4" w:space="0" w:color="auto"/>
              <w:right w:val="single" w:sz="8" w:space="0" w:color="auto"/>
            </w:tcBorders>
            <w:shd w:val="clear" w:color="auto" w:fill="auto"/>
            <w:noWrap/>
            <w:vAlign w:val="center"/>
            <w:hideMark/>
          </w:tcPr>
          <w:p w14:paraId="4365AA39"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225" w:type="dxa"/>
            <w:tcBorders>
              <w:top w:val="nil"/>
              <w:left w:val="nil"/>
              <w:bottom w:val="dotted" w:sz="4" w:space="0" w:color="auto"/>
              <w:right w:val="single" w:sz="8" w:space="0" w:color="auto"/>
            </w:tcBorders>
            <w:shd w:val="clear" w:color="auto" w:fill="auto"/>
            <w:noWrap/>
            <w:vAlign w:val="center"/>
            <w:hideMark/>
          </w:tcPr>
          <w:p w14:paraId="2E402B7E"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0,18</w:t>
            </w:r>
          </w:p>
        </w:tc>
      </w:tr>
      <w:tr w:rsidR="006A1ED1" w:rsidRPr="000A0C82" w14:paraId="197E017A" w14:textId="77777777" w:rsidTr="00113AE3">
        <w:trPr>
          <w:trHeight w:val="384"/>
        </w:trPr>
        <w:tc>
          <w:tcPr>
            <w:tcW w:w="2560" w:type="dxa"/>
            <w:tcBorders>
              <w:top w:val="nil"/>
              <w:left w:val="single" w:sz="8" w:space="0" w:color="auto"/>
              <w:bottom w:val="dotted" w:sz="4" w:space="0" w:color="auto"/>
              <w:right w:val="single" w:sz="8" w:space="0" w:color="auto"/>
            </w:tcBorders>
            <w:shd w:val="clear" w:color="auto" w:fill="auto"/>
            <w:vAlign w:val="center"/>
            <w:hideMark/>
          </w:tcPr>
          <w:p w14:paraId="6F437994"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BDA</w:t>
            </w:r>
          </w:p>
        </w:tc>
        <w:tc>
          <w:tcPr>
            <w:tcW w:w="1728" w:type="dxa"/>
            <w:tcBorders>
              <w:top w:val="nil"/>
              <w:left w:val="nil"/>
              <w:bottom w:val="dotted" w:sz="4" w:space="0" w:color="auto"/>
              <w:right w:val="single" w:sz="8" w:space="0" w:color="auto"/>
            </w:tcBorders>
            <w:shd w:val="clear" w:color="auto" w:fill="auto"/>
            <w:noWrap/>
            <w:vAlign w:val="center"/>
            <w:hideMark/>
          </w:tcPr>
          <w:p w14:paraId="0A9C09CC"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0,15</w:t>
            </w:r>
          </w:p>
        </w:tc>
        <w:tc>
          <w:tcPr>
            <w:tcW w:w="1473" w:type="dxa"/>
            <w:tcBorders>
              <w:top w:val="nil"/>
              <w:left w:val="nil"/>
              <w:bottom w:val="dotted" w:sz="4" w:space="0" w:color="auto"/>
              <w:right w:val="single" w:sz="8" w:space="0" w:color="auto"/>
            </w:tcBorders>
            <w:shd w:val="clear" w:color="auto" w:fill="auto"/>
            <w:noWrap/>
            <w:vAlign w:val="center"/>
            <w:hideMark/>
          </w:tcPr>
          <w:p w14:paraId="1F30814C"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889" w:type="dxa"/>
            <w:tcBorders>
              <w:top w:val="nil"/>
              <w:left w:val="nil"/>
              <w:bottom w:val="dotted" w:sz="4" w:space="0" w:color="auto"/>
              <w:right w:val="single" w:sz="8" w:space="0" w:color="auto"/>
            </w:tcBorders>
            <w:shd w:val="clear" w:color="auto" w:fill="auto"/>
            <w:noWrap/>
            <w:vAlign w:val="center"/>
            <w:hideMark/>
          </w:tcPr>
          <w:p w14:paraId="22DCFE34"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085" w:type="dxa"/>
            <w:tcBorders>
              <w:top w:val="nil"/>
              <w:left w:val="nil"/>
              <w:bottom w:val="dotted" w:sz="4" w:space="0" w:color="auto"/>
              <w:right w:val="single" w:sz="8" w:space="0" w:color="auto"/>
            </w:tcBorders>
            <w:shd w:val="clear" w:color="auto" w:fill="auto"/>
            <w:noWrap/>
            <w:vAlign w:val="center"/>
            <w:hideMark/>
          </w:tcPr>
          <w:p w14:paraId="1310D035"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085" w:type="dxa"/>
            <w:tcBorders>
              <w:top w:val="nil"/>
              <w:left w:val="nil"/>
              <w:bottom w:val="dotted" w:sz="4" w:space="0" w:color="auto"/>
              <w:right w:val="single" w:sz="8" w:space="0" w:color="auto"/>
            </w:tcBorders>
            <w:shd w:val="clear" w:color="auto" w:fill="auto"/>
            <w:noWrap/>
            <w:vAlign w:val="center"/>
            <w:hideMark/>
          </w:tcPr>
          <w:p w14:paraId="07104764"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225" w:type="dxa"/>
            <w:tcBorders>
              <w:top w:val="nil"/>
              <w:left w:val="nil"/>
              <w:bottom w:val="dotted" w:sz="4" w:space="0" w:color="auto"/>
              <w:right w:val="single" w:sz="8" w:space="0" w:color="auto"/>
            </w:tcBorders>
            <w:shd w:val="clear" w:color="auto" w:fill="auto"/>
            <w:noWrap/>
            <w:vAlign w:val="center"/>
            <w:hideMark/>
          </w:tcPr>
          <w:p w14:paraId="168F7B68"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0,15</w:t>
            </w:r>
          </w:p>
        </w:tc>
      </w:tr>
      <w:tr w:rsidR="006A1ED1" w:rsidRPr="000A0C82" w14:paraId="414FFF11" w14:textId="77777777" w:rsidTr="00113AE3">
        <w:trPr>
          <w:trHeight w:val="384"/>
        </w:trPr>
        <w:tc>
          <w:tcPr>
            <w:tcW w:w="2560" w:type="dxa"/>
            <w:tcBorders>
              <w:top w:val="nil"/>
              <w:left w:val="single" w:sz="8" w:space="0" w:color="auto"/>
              <w:bottom w:val="dotted" w:sz="4" w:space="0" w:color="auto"/>
              <w:right w:val="single" w:sz="8" w:space="0" w:color="auto"/>
            </w:tcBorders>
            <w:shd w:val="clear" w:color="auto" w:fill="auto"/>
            <w:vAlign w:val="center"/>
            <w:hideMark/>
          </w:tcPr>
          <w:p w14:paraId="120B5DBF"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SGCI</w:t>
            </w:r>
          </w:p>
        </w:tc>
        <w:tc>
          <w:tcPr>
            <w:tcW w:w="1728" w:type="dxa"/>
            <w:tcBorders>
              <w:top w:val="nil"/>
              <w:left w:val="nil"/>
              <w:bottom w:val="dotted" w:sz="4" w:space="0" w:color="auto"/>
              <w:right w:val="single" w:sz="8" w:space="0" w:color="auto"/>
            </w:tcBorders>
            <w:shd w:val="clear" w:color="auto" w:fill="auto"/>
            <w:noWrap/>
            <w:vAlign w:val="center"/>
            <w:hideMark/>
          </w:tcPr>
          <w:p w14:paraId="5918133F"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0,42</w:t>
            </w:r>
          </w:p>
        </w:tc>
        <w:tc>
          <w:tcPr>
            <w:tcW w:w="1473" w:type="dxa"/>
            <w:tcBorders>
              <w:top w:val="nil"/>
              <w:left w:val="nil"/>
              <w:bottom w:val="dotted" w:sz="4" w:space="0" w:color="auto"/>
              <w:right w:val="single" w:sz="8" w:space="0" w:color="auto"/>
            </w:tcBorders>
            <w:shd w:val="clear" w:color="auto" w:fill="auto"/>
            <w:noWrap/>
            <w:vAlign w:val="center"/>
            <w:hideMark/>
          </w:tcPr>
          <w:p w14:paraId="0BA72DD5"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889" w:type="dxa"/>
            <w:tcBorders>
              <w:top w:val="nil"/>
              <w:left w:val="nil"/>
              <w:bottom w:val="dotted" w:sz="4" w:space="0" w:color="auto"/>
              <w:right w:val="single" w:sz="8" w:space="0" w:color="auto"/>
            </w:tcBorders>
            <w:shd w:val="clear" w:color="auto" w:fill="auto"/>
            <w:noWrap/>
            <w:vAlign w:val="center"/>
            <w:hideMark/>
          </w:tcPr>
          <w:p w14:paraId="279604F8"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085" w:type="dxa"/>
            <w:tcBorders>
              <w:top w:val="nil"/>
              <w:left w:val="nil"/>
              <w:bottom w:val="dotted" w:sz="4" w:space="0" w:color="auto"/>
              <w:right w:val="single" w:sz="8" w:space="0" w:color="auto"/>
            </w:tcBorders>
            <w:shd w:val="clear" w:color="auto" w:fill="auto"/>
            <w:noWrap/>
            <w:vAlign w:val="center"/>
            <w:hideMark/>
          </w:tcPr>
          <w:p w14:paraId="41496799"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085" w:type="dxa"/>
            <w:tcBorders>
              <w:top w:val="nil"/>
              <w:left w:val="nil"/>
              <w:bottom w:val="dotted" w:sz="4" w:space="0" w:color="auto"/>
              <w:right w:val="single" w:sz="8" w:space="0" w:color="auto"/>
            </w:tcBorders>
            <w:shd w:val="clear" w:color="auto" w:fill="auto"/>
            <w:noWrap/>
            <w:vAlign w:val="center"/>
            <w:hideMark/>
          </w:tcPr>
          <w:p w14:paraId="381839B1"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225" w:type="dxa"/>
            <w:tcBorders>
              <w:top w:val="nil"/>
              <w:left w:val="nil"/>
              <w:bottom w:val="dotted" w:sz="4" w:space="0" w:color="auto"/>
              <w:right w:val="single" w:sz="8" w:space="0" w:color="auto"/>
            </w:tcBorders>
            <w:shd w:val="clear" w:color="auto" w:fill="auto"/>
            <w:noWrap/>
            <w:vAlign w:val="center"/>
            <w:hideMark/>
          </w:tcPr>
          <w:p w14:paraId="1469FE5D"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0,42</w:t>
            </w:r>
          </w:p>
        </w:tc>
      </w:tr>
      <w:tr w:rsidR="006A1ED1" w:rsidRPr="000A0C82" w14:paraId="550136CE" w14:textId="77777777" w:rsidTr="00113AE3">
        <w:trPr>
          <w:trHeight w:val="384"/>
        </w:trPr>
        <w:tc>
          <w:tcPr>
            <w:tcW w:w="2560" w:type="dxa"/>
            <w:tcBorders>
              <w:top w:val="nil"/>
              <w:left w:val="single" w:sz="8" w:space="0" w:color="auto"/>
              <w:bottom w:val="dotted" w:sz="4" w:space="0" w:color="auto"/>
              <w:right w:val="single" w:sz="8" w:space="0" w:color="auto"/>
            </w:tcBorders>
            <w:shd w:val="clear" w:color="auto" w:fill="auto"/>
            <w:vAlign w:val="center"/>
            <w:hideMark/>
          </w:tcPr>
          <w:p w14:paraId="34F8FB61"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BRIDGE BANK</w:t>
            </w:r>
          </w:p>
        </w:tc>
        <w:tc>
          <w:tcPr>
            <w:tcW w:w="1728" w:type="dxa"/>
            <w:tcBorders>
              <w:top w:val="nil"/>
              <w:left w:val="nil"/>
              <w:bottom w:val="dotted" w:sz="4" w:space="0" w:color="auto"/>
              <w:right w:val="single" w:sz="8" w:space="0" w:color="auto"/>
            </w:tcBorders>
            <w:shd w:val="clear" w:color="auto" w:fill="auto"/>
            <w:noWrap/>
            <w:vAlign w:val="center"/>
            <w:hideMark/>
          </w:tcPr>
          <w:p w14:paraId="4ED087A9"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473" w:type="dxa"/>
            <w:tcBorders>
              <w:top w:val="nil"/>
              <w:left w:val="nil"/>
              <w:bottom w:val="dotted" w:sz="4" w:space="0" w:color="auto"/>
              <w:right w:val="single" w:sz="8" w:space="0" w:color="auto"/>
            </w:tcBorders>
            <w:shd w:val="clear" w:color="auto" w:fill="auto"/>
            <w:noWrap/>
            <w:vAlign w:val="center"/>
            <w:hideMark/>
          </w:tcPr>
          <w:p w14:paraId="30F14CEA"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0,39</w:t>
            </w:r>
          </w:p>
        </w:tc>
        <w:tc>
          <w:tcPr>
            <w:tcW w:w="889" w:type="dxa"/>
            <w:tcBorders>
              <w:top w:val="nil"/>
              <w:left w:val="nil"/>
              <w:bottom w:val="dotted" w:sz="4" w:space="0" w:color="auto"/>
              <w:right w:val="single" w:sz="8" w:space="0" w:color="auto"/>
            </w:tcBorders>
            <w:shd w:val="clear" w:color="auto" w:fill="auto"/>
            <w:noWrap/>
            <w:vAlign w:val="center"/>
            <w:hideMark/>
          </w:tcPr>
          <w:p w14:paraId="342083C7"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0,03</w:t>
            </w:r>
          </w:p>
        </w:tc>
        <w:tc>
          <w:tcPr>
            <w:tcW w:w="1085" w:type="dxa"/>
            <w:tcBorders>
              <w:top w:val="nil"/>
              <w:left w:val="nil"/>
              <w:bottom w:val="dotted" w:sz="4" w:space="0" w:color="auto"/>
              <w:right w:val="single" w:sz="8" w:space="0" w:color="auto"/>
            </w:tcBorders>
            <w:shd w:val="clear" w:color="auto" w:fill="auto"/>
            <w:noWrap/>
            <w:vAlign w:val="center"/>
            <w:hideMark/>
          </w:tcPr>
          <w:p w14:paraId="5E6C29CE" w14:textId="2663090D"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0,04</w:t>
            </w:r>
          </w:p>
        </w:tc>
        <w:tc>
          <w:tcPr>
            <w:tcW w:w="1085" w:type="dxa"/>
            <w:tcBorders>
              <w:top w:val="nil"/>
              <w:left w:val="nil"/>
              <w:bottom w:val="dotted" w:sz="4" w:space="0" w:color="auto"/>
              <w:right w:val="single" w:sz="8" w:space="0" w:color="auto"/>
            </w:tcBorders>
            <w:shd w:val="clear" w:color="auto" w:fill="auto"/>
            <w:noWrap/>
            <w:vAlign w:val="center"/>
            <w:hideMark/>
          </w:tcPr>
          <w:p w14:paraId="768CACBC"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0,10</w:t>
            </w:r>
          </w:p>
        </w:tc>
        <w:tc>
          <w:tcPr>
            <w:tcW w:w="1225" w:type="dxa"/>
            <w:tcBorders>
              <w:top w:val="nil"/>
              <w:left w:val="nil"/>
              <w:bottom w:val="dotted" w:sz="4" w:space="0" w:color="auto"/>
              <w:right w:val="single" w:sz="8" w:space="0" w:color="auto"/>
            </w:tcBorders>
            <w:shd w:val="clear" w:color="auto" w:fill="auto"/>
            <w:noWrap/>
            <w:vAlign w:val="center"/>
            <w:hideMark/>
          </w:tcPr>
          <w:p w14:paraId="0DCB8D87"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0,56</w:t>
            </w:r>
          </w:p>
        </w:tc>
      </w:tr>
      <w:tr w:rsidR="006A1ED1" w:rsidRPr="000A0C82" w14:paraId="7BEDC99B" w14:textId="77777777" w:rsidTr="00113AE3">
        <w:trPr>
          <w:trHeight w:val="384"/>
        </w:trPr>
        <w:tc>
          <w:tcPr>
            <w:tcW w:w="2560" w:type="dxa"/>
            <w:tcBorders>
              <w:top w:val="nil"/>
              <w:left w:val="single" w:sz="8" w:space="0" w:color="auto"/>
              <w:bottom w:val="nil"/>
              <w:right w:val="single" w:sz="8" w:space="0" w:color="auto"/>
            </w:tcBorders>
            <w:shd w:val="clear" w:color="auto" w:fill="auto"/>
            <w:vAlign w:val="center"/>
            <w:hideMark/>
          </w:tcPr>
          <w:p w14:paraId="2AA0509B"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BOA</w:t>
            </w:r>
          </w:p>
        </w:tc>
        <w:tc>
          <w:tcPr>
            <w:tcW w:w="1728" w:type="dxa"/>
            <w:tcBorders>
              <w:top w:val="nil"/>
              <w:left w:val="nil"/>
              <w:bottom w:val="nil"/>
              <w:right w:val="single" w:sz="8" w:space="0" w:color="auto"/>
            </w:tcBorders>
            <w:shd w:val="clear" w:color="auto" w:fill="auto"/>
            <w:noWrap/>
            <w:vAlign w:val="center"/>
            <w:hideMark/>
          </w:tcPr>
          <w:p w14:paraId="634126FE"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473" w:type="dxa"/>
            <w:tcBorders>
              <w:top w:val="nil"/>
              <w:left w:val="nil"/>
              <w:bottom w:val="nil"/>
              <w:right w:val="single" w:sz="8" w:space="0" w:color="auto"/>
            </w:tcBorders>
            <w:shd w:val="clear" w:color="auto" w:fill="auto"/>
            <w:noWrap/>
            <w:vAlign w:val="center"/>
            <w:hideMark/>
          </w:tcPr>
          <w:p w14:paraId="5581D290"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889" w:type="dxa"/>
            <w:tcBorders>
              <w:top w:val="nil"/>
              <w:left w:val="nil"/>
              <w:bottom w:val="nil"/>
              <w:right w:val="single" w:sz="8" w:space="0" w:color="auto"/>
            </w:tcBorders>
            <w:shd w:val="clear" w:color="auto" w:fill="auto"/>
            <w:noWrap/>
            <w:vAlign w:val="center"/>
            <w:hideMark/>
          </w:tcPr>
          <w:p w14:paraId="7077B48D"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0,01</w:t>
            </w:r>
          </w:p>
        </w:tc>
        <w:tc>
          <w:tcPr>
            <w:tcW w:w="1085" w:type="dxa"/>
            <w:tcBorders>
              <w:top w:val="nil"/>
              <w:left w:val="nil"/>
              <w:bottom w:val="nil"/>
              <w:right w:val="single" w:sz="8" w:space="0" w:color="auto"/>
            </w:tcBorders>
            <w:shd w:val="clear" w:color="auto" w:fill="auto"/>
            <w:noWrap/>
            <w:vAlign w:val="center"/>
            <w:hideMark/>
          </w:tcPr>
          <w:p w14:paraId="3B56880C"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085" w:type="dxa"/>
            <w:tcBorders>
              <w:top w:val="nil"/>
              <w:left w:val="nil"/>
              <w:bottom w:val="nil"/>
              <w:right w:val="single" w:sz="8" w:space="0" w:color="auto"/>
            </w:tcBorders>
            <w:shd w:val="clear" w:color="auto" w:fill="auto"/>
            <w:noWrap/>
            <w:vAlign w:val="center"/>
            <w:hideMark/>
          </w:tcPr>
          <w:p w14:paraId="01AE13E6"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225" w:type="dxa"/>
            <w:tcBorders>
              <w:top w:val="nil"/>
              <w:left w:val="nil"/>
              <w:bottom w:val="dotted" w:sz="4" w:space="0" w:color="auto"/>
              <w:right w:val="single" w:sz="8" w:space="0" w:color="auto"/>
            </w:tcBorders>
            <w:shd w:val="clear" w:color="auto" w:fill="auto"/>
            <w:noWrap/>
            <w:vAlign w:val="center"/>
            <w:hideMark/>
          </w:tcPr>
          <w:p w14:paraId="0E3E0260"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0,01</w:t>
            </w:r>
          </w:p>
        </w:tc>
      </w:tr>
      <w:tr w:rsidR="006A1ED1" w:rsidRPr="000A0C82" w14:paraId="124F55AE" w14:textId="77777777" w:rsidTr="00113AE3">
        <w:trPr>
          <w:trHeight w:val="396"/>
        </w:trPr>
        <w:tc>
          <w:tcPr>
            <w:tcW w:w="2560" w:type="dxa"/>
            <w:tcBorders>
              <w:top w:val="dotted" w:sz="4" w:space="0" w:color="auto"/>
              <w:left w:val="single" w:sz="8" w:space="0" w:color="auto"/>
              <w:bottom w:val="nil"/>
              <w:right w:val="single" w:sz="8" w:space="0" w:color="auto"/>
            </w:tcBorders>
            <w:shd w:val="clear" w:color="auto" w:fill="auto"/>
            <w:vAlign w:val="center"/>
            <w:hideMark/>
          </w:tcPr>
          <w:p w14:paraId="6C5C4102"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BGFI</w:t>
            </w:r>
          </w:p>
        </w:tc>
        <w:tc>
          <w:tcPr>
            <w:tcW w:w="1728" w:type="dxa"/>
            <w:tcBorders>
              <w:top w:val="dotted" w:sz="4" w:space="0" w:color="auto"/>
              <w:left w:val="nil"/>
              <w:bottom w:val="nil"/>
              <w:right w:val="single" w:sz="8" w:space="0" w:color="auto"/>
            </w:tcBorders>
            <w:shd w:val="clear" w:color="auto" w:fill="auto"/>
            <w:noWrap/>
            <w:vAlign w:val="center"/>
            <w:hideMark/>
          </w:tcPr>
          <w:p w14:paraId="2A36D3C0"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473" w:type="dxa"/>
            <w:tcBorders>
              <w:top w:val="dotted" w:sz="4" w:space="0" w:color="auto"/>
              <w:left w:val="nil"/>
              <w:bottom w:val="nil"/>
              <w:right w:val="single" w:sz="8" w:space="0" w:color="auto"/>
            </w:tcBorders>
            <w:shd w:val="clear" w:color="auto" w:fill="auto"/>
            <w:noWrap/>
            <w:vAlign w:val="center"/>
            <w:hideMark/>
          </w:tcPr>
          <w:p w14:paraId="1466477E"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889" w:type="dxa"/>
            <w:tcBorders>
              <w:top w:val="dotted" w:sz="4" w:space="0" w:color="auto"/>
              <w:left w:val="nil"/>
              <w:bottom w:val="nil"/>
              <w:right w:val="single" w:sz="8" w:space="0" w:color="auto"/>
            </w:tcBorders>
            <w:shd w:val="clear" w:color="auto" w:fill="auto"/>
            <w:noWrap/>
            <w:vAlign w:val="center"/>
            <w:hideMark/>
          </w:tcPr>
          <w:p w14:paraId="32D15EFA"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085" w:type="dxa"/>
            <w:tcBorders>
              <w:top w:val="dotted" w:sz="4" w:space="0" w:color="auto"/>
              <w:left w:val="nil"/>
              <w:bottom w:val="nil"/>
              <w:right w:val="single" w:sz="8" w:space="0" w:color="auto"/>
            </w:tcBorders>
            <w:shd w:val="clear" w:color="auto" w:fill="auto"/>
            <w:noWrap/>
            <w:vAlign w:val="center"/>
            <w:hideMark/>
          </w:tcPr>
          <w:p w14:paraId="25356B1F"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0,05</w:t>
            </w:r>
          </w:p>
        </w:tc>
        <w:tc>
          <w:tcPr>
            <w:tcW w:w="1085" w:type="dxa"/>
            <w:tcBorders>
              <w:top w:val="dotted" w:sz="4" w:space="0" w:color="auto"/>
              <w:left w:val="nil"/>
              <w:bottom w:val="nil"/>
              <w:right w:val="single" w:sz="8" w:space="0" w:color="auto"/>
            </w:tcBorders>
            <w:shd w:val="clear" w:color="auto" w:fill="auto"/>
            <w:noWrap/>
            <w:vAlign w:val="center"/>
            <w:hideMark/>
          </w:tcPr>
          <w:p w14:paraId="0D5B56FC"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sz w:val="20"/>
                <w:szCs w:val="20"/>
                <w:bdr w:val="none" w:sz="0" w:space="0" w:color="auto"/>
                <w:lang w:val="fr-CI" w:eastAsia="fr-CI"/>
              </w:rPr>
            </w:pPr>
            <w:r>
              <w:rPr>
                <w:rFonts w:ascii="Ebrima" w:eastAsia="Times New Roman" w:hAnsi="Ebrima"/>
                <w:sz w:val="20"/>
                <w:szCs w:val="20"/>
                <w:bdr w:val="none" w:sz="0" w:space="0" w:color="auto"/>
                <w:lang w:val="fr-CI" w:eastAsia="fr-CI"/>
              </w:rPr>
              <w:t> </w:t>
            </w:r>
          </w:p>
        </w:tc>
        <w:tc>
          <w:tcPr>
            <w:tcW w:w="1225" w:type="dxa"/>
            <w:tcBorders>
              <w:top w:val="nil"/>
              <w:left w:val="nil"/>
              <w:bottom w:val="dotted" w:sz="4" w:space="0" w:color="auto"/>
              <w:right w:val="single" w:sz="8" w:space="0" w:color="auto"/>
            </w:tcBorders>
            <w:shd w:val="clear" w:color="auto" w:fill="auto"/>
            <w:noWrap/>
            <w:vAlign w:val="center"/>
            <w:hideMark/>
          </w:tcPr>
          <w:p w14:paraId="0424C968"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0,05</w:t>
            </w:r>
          </w:p>
        </w:tc>
      </w:tr>
      <w:tr w:rsidR="006A1ED1" w:rsidRPr="000A0C82" w14:paraId="7AD19561" w14:textId="77777777" w:rsidTr="00113AE3">
        <w:trPr>
          <w:trHeight w:val="396"/>
        </w:trPr>
        <w:tc>
          <w:tcPr>
            <w:tcW w:w="25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8969ED9"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rPr>
                <w:rFonts w:ascii="Ebrima" w:eastAsia="Times New Roman" w:hAnsi="Ebrima"/>
                <w:b/>
                <w:bCs/>
                <w:sz w:val="22"/>
                <w:szCs w:val="22"/>
                <w:bdr w:val="none" w:sz="0" w:space="0" w:color="auto"/>
                <w:lang w:val="fr-CI" w:eastAsia="fr-CI"/>
              </w:rPr>
            </w:pPr>
            <w:r>
              <w:rPr>
                <w:rFonts w:ascii="Ebrima" w:eastAsia="Times New Roman" w:hAnsi="Ebrima"/>
                <w:b/>
                <w:bCs/>
                <w:sz w:val="22"/>
                <w:szCs w:val="22"/>
                <w:bdr w:val="none" w:sz="0" w:space="0" w:color="auto"/>
                <w:lang w:val="fr-CI" w:eastAsia="fr-CI"/>
              </w:rPr>
              <w:t>TOTAL</w:t>
            </w:r>
          </w:p>
        </w:tc>
        <w:tc>
          <w:tcPr>
            <w:tcW w:w="1728" w:type="dxa"/>
            <w:tcBorders>
              <w:top w:val="single" w:sz="8" w:space="0" w:color="auto"/>
              <w:left w:val="nil"/>
              <w:bottom w:val="single" w:sz="8" w:space="0" w:color="auto"/>
              <w:right w:val="single" w:sz="8" w:space="0" w:color="auto"/>
            </w:tcBorders>
            <w:shd w:val="clear" w:color="auto" w:fill="auto"/>
            <w:noWrap/>
            <w:vAlign w:val="center"/>
            <w:hideMark/>
          </w:tcPr>
          <w:p w14:paraId="1558ABDF" w14:textId="178A03E2"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22,</w:t>
            </w:r>
            <w:commentRangeStart w:id="451"/>
            <w:del w:id="452" w:author="Martin Kokora" w:date="2026-08-12T09:13:00Z">
              <w:r>
                <w:rPr>
                  <w:rFonts w:ascii="Ebrima" w:eastAsia="Times New Roman" w:hAnsi="Ebrima"/>
                  <w:b/>
                  <w:bCs/>
                  <w:sz w:val="20"/>
                  <w:szCs w:val="20"/>
                  <w:bdr w:val="none" w:sz="0" w:space="0" w:color="auto"/>
                  <w:lang w:val="fr-CI" w:eastAsia="fr-CI"/>
                </w:rPr>
                <w:delText>75</w:delText>
              </w:r>
              <w:commentRangeEnd w:id="451"/>
              <w:r>
                <w:rPr>
                  <w:rStyle w:val="Marquedecommentaire"/>
                </w:rPr>
                <w:commentReference w:id="451"/>
              </w:r>
            </w:del>
            <w:ins w:id="453" w:author="Martin Kokora" w:date="2026-08-12T09:13:00Z">
              <w:r>
                <w:rPr>
                  <w:rFonts w:ascii="Ebrima" w:eastAsia="Times New Roman" w:hAnsi="Ebrima"/>
                  <w:b/>
                  <w:bCs/>
                  <w:sz w:val="20"/>
                  <w:szCs w:val="20"/>
                  <w:bdr w:val="none" w:sz="0" w:space="0" w:color="auto"/>
                  <w:lang w:val="fr-CI" w:eastAsia="fr-CI"/>
                </w:rPr>
                <w:t>76</w:t>
              </w:r>
            </w:ins>
          </w:p>
        </w:tc>
        <w:tc>
          <w:tcPr>
            <w:tcW w:w="1473" w:type="dxa"/>
            <w:tcBorders>
              <w:top w:val="single" w:sz="8" w:space="0" w:color="auto"/>
              <w:left w:val="nil"/>
              <w:bottom w:val="single" w:sz="8" w:space="0" w:color="auto"/>
              <w:right w:val="single" w:sz="8" w:space="0" w:color="auto"/>
            </w:tcBorders>
            <w:shd w:val="clear" w:color="auto" w:fill="auto"/>
            <w:noWrap/>
            <w:vAlign w:val="center"/>
            <w:hideMark/>
          </w:tcPr>
          <w:p w14:paraId="05C656F8"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2,42</w:t>
            </w:r>
          </w:p>
        </w:tc>
        <w:tc>
          <w:tcPr>
            <w:tcW w:w="889" w:type="dxa"/>
            <w:tcBorders>
              <w:top w:val="single" w:sz="8" w:space="0" w:color="auto"/>
              <w:left w:val="nil"/>
              <w:bottom w:val="single" w:sz="8" w:space="0" w:color="auto"/>
              <w:right w:val="single" w:sz="8" w:space="0" w:color="auto"/>
            </w:tcBorders>
            <w:shd w:val="clear" w:color="auto" w:fill="auto"/>
            <w:noWrap/>
            <w:vAlign w:val="center"/>
            <w:hideMark/>
          </w:tcPr>
          <w:p w14:paraId="25030A1D"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10,78</w:t>
            </w:r>
          </w:p>
        </w:tc>
        <w:tc>
          <w:tcPr>
            <w:tcW w:w="1085" w:type="dxa"/>
            <w:tcBorders>
              <w:top w:val="single" w:sz="8" w:space="0" w:color="auto"/>
              <w:left w:val="nil"/>
              <w:bottom w:val="single" w:sz="8" w:space="0" w:color="auto"/>
              <w:right w:val="single" w:sz="8" w:space="0" w:color="auto"/>
            </w:tcBorders>
            <w:shd w:val="clear" w:color="auto" w:fill="auto"/>
            <w:noWrap/>
            <w:vAlign w:val="center"/>
            <w:hideMark/>
          </w:tcPr>
          <w:p w14:paraId="00A7BFD9" w14:textId="6D474FCF"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11,</w:t>
            </w:r>
            <w:commentRangeStart w:id="454"/>
            <w:del w:id="455" w:author="Martin Kokora" w:date="2026-08-12T09:14:00Z">
              <w:r>
                <w:rPr>
                  <w:rFonts w:ascii="Ebrima" w:eastAsia="Times New Roman" w:hAnsi="Ebrima"/>
                  <w:b/>
                  <w:bCs/>
                  <w:sz w:val="20"/>
                  <w:szCs w:val="20"/>
                  <w:bdr w:val="none" w:sz="0" w:space="0" w:color="auto"/>
                  <w:lang w:val="fr-CI" w:eastAsia="fr-CI"/>
                </w:rPr>
                <w:delText>94</w:delText>
              </w:r>
              <w:commentRangeEnd w:id="454"/>
              <w:r>
                <w:rPr>
                  <w:rStyle w:val="Marquedecommentaire"/>
                </w:rPr>
                <w:commentReference w:id="454"/>
              </w:r>
            </w:del>
            <w:ins w:id="456" w:author="Martin Kokora" w:date="2026-08-12T09:14:00Z">
              <w:r>
                <w:rPr>
                  <w:rFonts w:ascii="Ebrima" w:eastAsia="Times New Roman" w:hAnsi="Ebrima"/>
                  <w:b/>
                  <w:bCs/>
                  <w:sz w:val="20"/>
                  <w:szCs w:val="20"/>
                  <w:bdr w:val="none" w:sz="0" w:space="0" w:color="auto"/>
                  <w:lang w:val="fr-CI" w:eastAsia="fr-CI"/>
                </w:rPr>
                <w:t>93</w:t>
              </w:r>
            </w:ins>
          </w:p>
        </w:tc>
        <w:tc>
          <w:tcPr>
            <w:tcW w:w="1085" w:type="dxa"/>
            <w:tcBorders>
              <w:top w:val="single" w:sz="8" w:space="0" w:color="auto"/>
              <w:left w:val="nil"/>
              <w:bottom w:val="single" w:sz="8" w:space="0" w:color="auto"/>
              <w:right w:val="single" w:sz="8" w:space="0" w:color="auto"/>
            </w:tcBorders>
            <w:shd w:val="clear" w:color="auto" w:fill="auto"/>
            <w:noWrap/>
            <w:vAlign w:val="center"/>
            <w:hideMark/>
          </w:tcPr>
          <w:p w14:paraId="3E779BFC"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0,10</w:t>
            </w:r>
          </w:p>
        </w:tc>
        <w:tc>
          <w:tcPr>
            <w:tcW w:w="1225" w:type="dxa"/>
            <w:tcBorders>
              <w:top w:val="single" w:sz="8" w:space="0" w:color="auto"/>
              <w:left w:val="nil"/>
              <w:bottom w:val="single" w:sz="8" w:space="0" w:color="auto"/>
              <w:right w:val="single" w:sz="8" w:space="0" w:color="auto"/>
            </w:tcBorders>
            <w:shd w:val="clear" w:color="auto" w:fill="auto"/>
            <w:noWrap/>
            <w:vAlign w:val="center"/>
            <w:hideMark/>
          </w:tcPr>
          <w:p w14:paraId="0DA7D636" w14:textId="77777777" w:rsidR="004C2840" w:rsidRPr="000A0C82" w:rsidRDefault="004C2840" w:rsidP="004C284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Ebrima" w:eastAsia="Times New Roman" w:hAnsi="Ebrima"/>
                <w:b/>
                <w:bCs/>
                <w:sz w:val="20"/>
                <w:szCs w:val="20"/>
                <w:bdr w:val="none" w:sz="0" w:space="0" w:color="auto"/>
                <w:lang w:val="fr-CI" w:eastAsia="fr-CI"/>
              </w:rPr>
            </w:pPr>
            <w:r>
              <w:rPr>
                <w:rFonts w:ascii="Ebrima" w:eastAsia="Times New Roman" w:hAnsi="Ebrima"/>
                <w:b/>
                <w:bCs/>
                <w:sz w:val="20"/>
                <w:szCs w:val="20"/>
                <w:bdr w:val="none" w:sz="0" w:space="0" w:color="auto"/>
                <w:lang w:val="fr-CI" w:eastAsia="fr-CI"/>
              </w:rPr>
              <w:t>47,99</w:t>
            </w:r>
          </w:p>
        </w:tc>
      </w:tr>
    </w:tbl>
    <w:p w14:paraId="21E0217A" w14:textId="7D3C7474" w:rsidR="00B70A97" w:rsidRPr="000A0C82" w:rsidRDefault="00B70A97" w:rsidP="003B0EA3">
      <w:pPr>
        <w:tabs>
          <w:tab w:val="left" w:pos="360"/>
        </w:tabs>
        <w:spacing w:before="240" w:after="240"/>
        <w:contextualSpacing/>
        <w:jc w:val="both"/>
        <w:rPr>
          <w:rStyle w:val="Aucun"/>
          <w:rFonts w:ascii="Ebrima" w:hAnsi="Ebrima" w:cs="Courier New"/>
          <w:b/>
          <w:bCs/>
          <w:sz w:val="12"/>
          <w:szCs w:val="12"/>
          <w:u w:val="single" w:color="000000"/>
          <w:lang w:val="fr-FR" w:eastAsia="fr-FR"/>
          <w14:textOutline w14:w="0" w14:cap="flat" w14:cmpd="sng" w14:algn="ctr">
            <w14:noFill/>
            <w14:prstDash w14:val="solid"/>
            <w14:bevel/>
          </w14:textOutline>
        </w:rPr>
      </w:pPr>
      <w:r>
        <w:rPr>
          <w:rFonts w:ascii="Ebrima" w:hAnsi="Ebrima" w:cs="Tahoma"/>
          <w:i/>
          <w:u w:val="single"/>
          <w:lang w:val="fr-FR"/>
        </w:rPr>
        <w:t>Source</w:t>
      </w:r>
      <w:r>
        <w:rPr>
          <w:rFonts w:ascii="Ebrima" w:hAnsi="Ebrima" w:cs="Tahoma"/>
          <w:i/>
          <w:lang w:val="fr-FR"/>
        </w:rPr>
        <w:t> : Le Conseil du Café-Cacao</w:t>
      </w:r>
    </w:p>
    <w:p w14:paraId="333FE4E5" w14:textId="77777777" w:rsidR="001505A6" w:rsidRPr="000A0C82" w:rsidRDefault="001505A6">
      <w:pPr>
        <w:rPr>
          <w:rStyle w:val="Aucun"/>
          <w:rFonts w:ascii="Ebrima" w:hAnsi="Ebrima" w:cs="Courier New"/>
          <w:b/>
          <w:bCs/>
          <w:sz w:val="12"/>
          <w:szCs w:val="12"/>
          <w:u w:val="single" w:color="000000"/>
          <w:lang w:val="fr-FR" w:eastAsia="fr-FR"/>
          <w14:textOutline w14:w="0" w14:cap="flat" w14:cmpd="sng" w14:algn="ctr">
            <w14:noFill/>
            <w14:prstDash w14:val="solid"/>
            <w14:bevel/>
          </w14:textOutline>
        </w:rPr>
      </w:pPr>
    </w:p>
    <w:p w14:paraId="0557E0E6" w14:textId="77777777" w:rsidR="001505A6" w:rsidRPr="000A0C82" w:rsidRDefault="001505A6">
      <w:pPr>
        <w:rPr>
          <w:rStyle w:val="Aucun"/>
          <w:rFonts w:ascii="Ebrima" w:hAnsi="Ebrima" w:cs="Courier New"/>
          <w:b/>
          <w:bCs/>
          <w:sz w:val="12"/>
          <w:szCs w:val="12"/>
          <w:u w:val="single" w:color="000000"/>
          <w:lang w:val="fr-FR" w:eastAsia="fr-FR"/>
          <w14:textOutline w14:w="0" w14:cap="flat" w14:cmpd="sng" w14:algn="ctr">
            <w14:noFill/>
            <w14:prstDash w14:val="solid"/>
            <w14:bevel/>
          </w14:textOutline>
        </w:rPr>
      </w:pPr>
    </w:p>
    <w:p w14:paraId="5B4A5DA5" w14:textId="77777777" w:rsidR="001505A6" w:rsidRPr="000A0C82" w:rsidRDefault="001505A6">
      <w:pPr>
        <w:rPr>
          <w:rStyle w:val="Aucun"/>
          <w:rFonts w:ascii="Ebrima" w:hAnsi="Ebrima" w:cs="Courier New"/>
          <w:b/>
          <w:bCs/>
          <w:sz w:val="12"/>
          <w:szCs w:val="12"/>
          <w:u w:val="single" w:color="000000"/>
          <w:lang w:val="fr-FR" w:eastAsia="fr-FR"/>
          <w14:textOutline w14:w="0" w14:cap="flat" w14:cmpd="sng" w14:algn="ctr">
            <w14:noFill/>
            <w14:prstDash w14:val="solid"/>
            <w14:bevel/>
          </w14:textOutline>
        </w:rPr>
      </w:pPr>
    </w:p>
    <w:p w14:paraId="2E711472" w14:textId="77777777" w:rsidR="00422C23" w:rsidRPr="000A0C82" w:rsidRDefault="00DD6011">
      <w:pPr>
        <w:pStyle w:val="Corps"/>
        <w:tabs>
          <w:tab w:val="left" w:pos="360"/>
        </w:tabs>
        <w:jc w:val="both"/>
        <w:rPr>
          <w:rStyle w:val="Aucun"/>
          <w:rFonts w:ascii="Ebrima" w:eastAsia="Tahoma" w:hAnsi="Ebrima" w:cs="Courier New"/>
          <w:b/>
          <w:bCs/>
          <w:color w:val="auto"/>
          <w:u w:val="single"/>
        </w:rPr>
      </w:pPr>
      <w:r>
        <w:rPr>
          <w:rStyle w:val="Aucun"/>
          <w:rFonts w:ascii="Ebrima" w:hAnsi="Ebrima" w:cs="Courier New"/>
          <w:b/>
          <w:bCs/>
          <w:color w:val="auto"/>
          <w:u w:val="single"/>
        </w:rPr>
        <w:t>CONCLUSION</w:t>
      </w:r>
    </w:p>
    <w:p w14:paraId="432A2C0F" w14:textId="77777777" w:rsidR="00422C23" w:rsidRPr="000A0C82" w:rsidRDefault="00422C23">
      <w:pPr>
        <w:pStyle w:val="Corps"/>
        <w:tabs>
          <w:tab w:val="left" w:pos="360"/>
        </w:tabs>
        <w:jc w:val="both"/>
        <w:rPr>
          <w:rStyle w:val="Aucun"/>
          <w:rFonts w:ascii="Ebrima" w:eastAsia="Tahoma" w:hAnsi="Ebrima" w:cs="Courier New"/>
          <w:color w:val="auto"/>
          <w:u w:val="single"/>
        </w:rPr>
      </w:pPr>
      <w:bookmarkStart w:id="457" w:name="_MON_1272370371"/>
      <w:bookmarkEnd w:id="457"/>
    </w:p>
    <w:p w14:paraId="43E922B3" w14:textId="77777777" w:rsidR="00422C23" w:rsidRPr="000A0C82" w:rsidRDefault="00001156" w:rsidP="00001156">
      <w:pPr>
        <w:pStyle w:val="Corps"/>
        <w:tabs>
          <w:tab w:val="left" w:pos="360"/>
        </w:tabs>
        <w:jc w:val="both"/>
        <w:rPr>
          <w:rStyle w:val="Aucun"/>
          <w:rFonts w:ascii="Ebrima" w:hAnsi="Ebrima" w:cs="Courier New"/>
          <w:color w:val="auto"/>
        </w:rPr>
      </w:pPr>
      <w:r>
        <w:rPr>
          <w:rStyle w:val="Aucun"/>
          <w:rFonts w:ascii="Ebrima" w:hAnsi="Ebrima" w:cs="Courier New"/>
          <w:color w:val="auto"/>
        </w:rPr>
        <w:lastRenderedPageBreak/>
        <w:t xml:space="preserve">Les activités de stabilisation, de régulation et de développement de la filière café-cacao redynamisées par le Gouvernement à travers la réforme de la filière en 2012 ont permis d’une part, de consolider le revenu du producteur de café-cacao en lui offrant un prix minimum garanti bord champ rémunérateur, d’autre part, d’améliorer les conditions de vie et de travail des producteurs et de leur communauté à travers les projets financés par les fonds d’investissement. </w:t>
      </w:r>
    </w:p>
    <w:p w14:paraId="61E51267" w14:textId="77777777" w:rsidR="00422C23" w:rsidRPr="000A0C82" w:rsidRDefault="00422C23" w:rsidP="006365D7">
      <w:pPr>
        <w:pStyle w:val="Corps"/>
        <w:keepNext/>
        <w:suppressAutoHyphens/>
        <w:jc w:val="both"/>
        <w:rPr>
          <w:rStyle w:val="Aucun"/>
          <w:rFonts w:ascii="Ebrima" w:eastAsia="Tahoma" w:hAnsi="Ebrima" w:cs="Courier New"/>
          <w:color w:val="auto"/>
          <w:sz w:val="14"/>
          <w:szCs w:val="14"/>
          <w:u w:color="FF0000"/>
        </w:rPr>
      </w:pPr>
    </w:p>
    <w:p w14:paraId="3149CB04" w14:textId="2CAF4782" w:rsidR="00D72819" w:rsidRPr="00D72819" w:rsidRDefault="00D72819" w:rsidP="00D72819">
      <w:pPr>
        <w:pStyle w:val="Corps"/>
        <w:keepNext/>
        <w:suppressAutoHyphens/>
        <w:jc w:val="both"/>
        <w:rPr>
          <w:ins w:id="458" w:author="Martin Kokora" w:date="2026-08-12T09:29:00Z"/>
          <w:rFonts w:ascii="Ebrima" w:hAnsi="Ebrima" w:cs="Courier New"/>
          <w:lang w:val="fr-CI"/>
        </w:rPr>
      </w:pPr>
      <w:ins w:id="459" w:author="Martin Kokora" w:date="2026-08-12T09:29:00Z">
        <w:r>
          <w:rPr>
            <w:rFonts w:ascii="Ebrima" w:hAnsi="Ebrima" w:cs="Courier New"/>
            <w:lang w:val="fr-CI"/>
          </w:rPr>
          <w:t xml:space="preserve">Ainsi, le revenu brut cumulé perçu par les producteurs de cacao au cours de la période de janvier à juin 2026 est estimé à </w:t>
        </w:r>
      </w:ins>
      <w:ins w:id="459" w:author="Martin Kokora" w:date="2026-08-12T09:29:00Z">
        <w:r>
          <w:rPr>
            <w:rFonts w:ascii="Ebrima" w:hAnsi="Ebrima" w:cs="Courier New"/>
            <w:b/>
            <w:bCs/>
            <w:lang w:val="fr-CI"/>
          </w:rPr>
          <w:t xml:space="preserve">1 6</w:t>
        </w:r>
      </w:ins>
      <w:ins w:id="459" w:author="Martin Kokora" w:date="2026-08-12T09:29:00Z">
        <w:del w:id="100063" w:author="Claude" w:date="2026-09-29T09:00:00Z">
          <w:r>
            <w:rPr>
              <w:rFonts w:ascii="Ebrima" w:hAnsi="Ebrima" w:cs="Courier New"/>
              <w:b/>
              <w:bCs/>
              <w:lang w:val="fr-CI"/>
            </w:rPr>
            <w:delText xml:space="preserve">88,78</w:delText>
          </w:r>
        </w:del>
      </w:ins>
      <w:ins w:id="100064" w:author="Claude" w:date="2026-09-29T09:00:00Z">
        <w:r>
          <w:rPr>
            <w:rFonts w:ascii="Ebrima" w:hAnsi="Ebrima" w:cs="Courier New"/>
            <w:b/>
            <w:bCs/>
            <w:lang w:val="fr-CI"/>
          </w:rPr>
          <w:t xml:space="preserve">42,29</w:t>
        </w:r>
      </w:ins>
      <w:ins w:id="459" w:author="Martin Kokora" w:date="2026-08-12T09:29:00Z">
        <w:r>
          <w:rPr>
            <w:rFonts w:ascii="Ebrima" w:hAnsi="Ebrima" w:cs="Courier New"/>
            <w:b/>
            <w:bCs/>
            <w:lang w:val="fr-CI"/>
          </w:rPr>
          <w:t xml:space="preserve"> milliards de FCFA</w:t>
        </w:r>
      </w:ins>
      <w:ins w:id="459" w:author="Martin Kokora" w:date="2026-08-12T09:29:00Z">
        <w:r>
          <w:rPr>
            <w:rFonts w:ascii="Ebrima" w:hAnsi="Ebrima" w:cs="Courier New"/>
            <w:lang w:val="fr-CI"/>
          </w:rPr>
          <w:t xml:space="preserve">, contre </w:t>
        </w:r>
        <w:r>
          <w:rPr>
            <w:rFonts w:ascii="Ebrima" w:hAnsi="Ebrima" w:cs="Courier New"/>
            <w:b/>
            <w:bCs/>
            <w:lang w:val="fr-CI"/>
          </w:rPr>
          <w:t>1 087,38 milliards de FCFA</w:t>
        </w:r>
        <w:r>
          <w:rPr>
            <w:rFonts w:ascii="Ebrima" w:hAnsi="Ebrima" w:cs="Courier New"/>
            <w:lang w:val="fr-CI"/>
          </w:rPr>
          <w:t xml:space="preserve"> sur la même période en 2025, soit une progression de </w:t>
        </w:r>
      </w:ins>
      <w:ins w:id="459" w:author="Martin Kokora" w:date="2026-08-12T09:29:00Z">
        <w:r>
          <w:rPr>
            <w:rFonts w:ascii="Ebrima" w:hAnsi="Ebrima" w:cs="Courier New"/>
            <w:b/>
            <w:bCs/>
            <w:lang w:val="fr-CI"/>
          </w:rPr>
          <w:t xml:space="preserve">5</w:t>
        </w:r>
      </w:ins>
      <w:ins w:id="459" w:author="Martin Kokora" w:date="2026-08-12T09:29:00Z">
        <w:del w:id="100065" w:author="Claude" w:date="2026-09-29T09:00:00Z">
          <w:r>
            <w:rPr>
              <w:rFonts w:ascii="Ebrima" w:hAnsi="Ebrima" w:cs="Courier New"/>
              <w:b/>
              <w:bCs/>
              <w:lang w:val="fr-CI"/>
            </w:rPr>
            <w:delText xml:space="preserve">5,31</w:delText>
          </w:r>
        </w:del>
      </w:ins>
      <w:ins w:id="100066" w:author="Claude" w:date="2026-09-29T09:00:00Z">
        <w:r>
          <w:rPr>
            <w:rFonts w:ascii="Ebrima" w:hAnsi="Ebrima" w:cs="Courier New"/>
            <w:b/>
            <w:bCs/>
            <w:lang w:val="fr-CI"/>
          </w:rPr>
          <w:t xml:space="preserve">1,03</w:t>
        </w:r>
      </w:ins>
      <w:ins w:id="459" w:author="Martin Kokora" w:date="2026-08-12T09:29:00Z">
        <w:r>
          <w:rPr>
            <w:rFonts w:ascii="Ebrima" w:hAnsi="Ebrima" w:cs="Courier New"/>
            <w:b/>
            <w:bCs/>
            <w:lang w:val="fr-CI"/>
          </w:rPr>
          <w:t xml:space="preserve"> %</w:t>
        </w:r>
      </w:ins>
      <w:ins w:id="459" w:author="Martin Kokora" w:date="2026-08-12T09:29:00Z">
        <w:r>
          <w:rPr>
            <w:rFonts w:ascii="Ebrima" w:hAnsi="Ebrima" w:cs="Courier New"/>
            <w:lang w:val="fr-CI"/>
          </w:rPr>
          <w:t xml:space="preserve">. Sur la même période, le revenu brut cumulé des producteurs de café s’établit à </w:t>
        </w:r>
        <w:r>
          <w:rPr>
            <w:rFonts w:ascii="Ebrima" w:hAnsi="Ebrima" w:cs="Courier New"/>
            <w:b/>
            <w:bCs/>
            <w:lang w:val="fr-CI"/>
          </w:rPr>
          <w:t>38,20 milliards de FCFA</w:t>
        </w:r>
        <w:r>
          <w:rPr>
            <w:rFonts w:ascii="Ebrima" w:hAnsi="Ebrima" w:cs="Courier New"/>
            <w:lang w:val="fr-CI"/>
          </w:rPr>
          <w:t xml:space="preserve">, contre </w:t>
        </w:r>
        <w:r>
          <w:rPr>
            <w:rFonts w:ascii="Ebrima" w:hAnsi="Ebrima" w:cs="Courier New"/>
            <w:b/>
            <w:bCs/>
            <w:lang w:val="fr-CI"/>
          </w:rPr>
          <w:t>37,12 milliards de FCFA</w:t>
        </w:r>
        <w:r>
          <w:rPr>
            <w:rFonts w:ascii="Ebrima" w:hAnsi="Ebrima" w:cs="Courier New"/>
            <w:lang w:val="fr-CI"/>
          </w:rPr>
          <w:t xml:space="preserve"> en 2025, enregistrant ainsi une hausse plus modérée de </w:t>
        </w:r>
        <w:r>
          <w:rPr>
            <w:rFonts w:ascii="Ebrima" w:hAnsi="Ebrima" w:cs="Courier New"/>
            <w:b/>
            <w:bCs/>
            <w:lang w:val="fr-CI"/>
          </w:rPr>
          <w:t>2,91 %</w:t>
        </w:r>
        <w:r>
          <w:rPr>
            <w:rFonts w:ascii="Ebrima" w:hAnsi="Ebrima" w:cs="Courier New"/>
            <w:lang w:val="fr-CI"/>
          </w:rPr>
          <w:t xml:space="preserve">. Cette progression intervient malgré une augmentation de </w:t>
        </w:r>
        <w:r>
          <w:rPr>
            <w:rFonts w:ascii="Ebrima" w:hAnsi="Ebrima" w:cs="Courier New"/>
            <w:b/>
            <w:bCs/>
            <w:lang w:val="fr-CI"/>
          </w:rPr>
          <w:t>13,33 % du prix garanti bord champ du kilogramme de café</w:t>
        </w:r>
        <w:r>
          <w:rPr>
            <w:rFonts w:ascii="Ebrima" w:hAnsi="Ebrima" w:cs="Courier New"/>
            <w:lang w:val="fr-CI"/>
          </w:rPr>
          <w:t xml:space="preserve">. Elle s’explique principalement par le </w:t>
        </w:r>
        <w:r>
          <w:rPr>
            <w:rFonts w:ascii="Ebrima" w:hAnsi="Ebrima" w:cs="Courier New"/>
            <w:b/>
            <w:bCs/>
            <w:lang w:val="fr-CI"/>
          </w:rPr>
          <w:t>recul de 9,19 % de la production de café</w:t>
        </w:r>
        <w:r>
          <w:rPr>
            <w:rFonts w:ascii="Ebrima" w:hAnsi="Ebrima" w:cs="Courier New"/>
            <w:lang w:val="fr-CI"/>
          </w:rPr>
          <w:t xml:space="preserve">, qui a atténué </w:t>
        </w:r>
      </w:ins>
      <w:ins w:id="460" w:author="Martin Kokora" w:date="2026-08-12T09:30:00Z">
        <w:r>
          <w:rPr>
            <w:rFonts w:ascii="Ebrima" w:hAnsi="Ebrima" w:cs="Courier New"/>
            <w:lang w:val="fr-CI"/>
          </w:rPr>
          <w:t>les efforts du gouvernement pour rehausser le prix bord champ</w:t>
        </w:r>
      </w:ins>
      <w:ins w:id="461" w:author="Martin Kokora" w:date="2026-08-12T09:29:00Z">
        <w:r>
          <w:rPr>
            <w:rFonts w:ascii="Ebrima" w:hAnsi="Ebrima" w:cs="Courier New"/>
            <w:lang w:val="fr-CI"/>
          </w:rPr>
          <w:t>.</w:t>
        </w:r>
      </w:ins>
    </w:p>
    <w:p w14:paraId="39E60D2A" w14:textId="77777777" w:rsidR="00410338" w:rsidRPr="002C5951" w:rsidRDefault="00410338" w:rsidP="00410338">
      <w:pPr>
        <w:jc w:val="both"/>
        <w:rPr>
          <w:rFonts w:ascii="Ebrima" w:hAnsi="Ebrima" w:cs="Courier New"/>
          <w:sz w:val="14"/>
          <w:szCs w:val="14"/>
          <w:u w:color="000000"/>
          <w:lang w:val="fr-FR" w:eastAsia="fr-FR"/>
          <w14:textOutline w14:w="0" w14:cap="flat" w14:cmpd="sng" w14:algn="ctr">
            <w14:noFill/>
            <w14:prstDash w14:val="solid"/>
            <w14:bevel/>
          </w14:textOutline>
        </w:rPr>
      </w:pPr>
    </w:p>
    <w:p w14:paraId="56F762A9" w14:textId="4DF65A45" w:rsidR="009E2D17" w:rsidRPr="000A0C82" w:rsidRDefault="002E7F6A" w:rsidP="005353FB">
      <w:pPr>
        <w:pStyle w:val="Corps"/>
        <w:pBdr>
          <w:top w:val="none" w:sz="0" w:space="0" w:color="auto"/>
          <w:left w:val="none" w:sz="0" w:space="0" w:color="auto"/>
          <w:bottom w:val="none" w:sz="0" w:space="0" w:color="auto"/>
          <w:right w:val="none" w:sz="0" w:space="0" w:color="auto"/>
        </w:pBdr>
        <w:jc w:val="both"/>
        <w:rPr>
          <w:rFonts w:ascii="Ebrima" w:hAnsi="Ebrima" w:cs="Courier New"/>
          <w:b/>
          <w:bCs/>
          <w:color w:val="auto"/>
        </w:rPr>
      </w:pPr>
      <w:r>
        <w:rPr>
          <w:rFonts w:ascii="Ebrima" w:hAnsi="Ebrima" w:cs="Courier New"/>
          <w:color w:val="auto"/>
        </w:rPr>
        <w:t>La production déclarée de cacao, du 1</w:t>
      </w:r>
      <w:r>
        <w:rPr>
          <w:rFonts w:ascii="Ebrima" w:hAnsi="Ebrima" w:cs="Courier New"/>
          <w:color w:val="auto"/>
          <w:vertAlign w:val="superscript"/>
        </w:rPr>
        <w:t>er</w:t>
      </w:r>
      <w:r>
        <w:rPr>
          <w:rFonts w:ascii="Ebrima" w:hAnsi="Ebrima" w:cs="Courier New"/>
          <w:color w:val="auto"/>
        </w:rPr>
        <w:t xml:space="preserve"> janvier au 30 </w:t>
      </w:r>
      <w:r>
        <w:rPr>
          <w:rStyle w:val="Aucun"/>
          <w:rFonts w:ascii="Ebrima" w:hAnsi="Ebrima" w:cs="Courier New"/>
          <w:color w:val="auto"/>
        </w:rPr>
        <w:t xml:space="preserve">juin </w:t>
      </w:r>
      <w:r>
        <w:rPr>
          <w:rFonts w:ascii="Ebrima" w:hAnsi="Ebrima" w:cs="Courier New"/>
          <w:color w:val="auto"/>
        </w:rPr>
        <w:t xml:space="preserve">2026, s'établit à </w:t>
      </w:r>
      <w:r>
        <w:rPr>
          <w:rFonts w:ascii="Ebrima" w:hAnsi="Ebrima" w:cs="Courier New"/>
          <w:b/>
          <w:bCs/>
          <w:color w:val="auto"/>
        </w:rPr>
        <w:t xml:space="preserve">879 819 tonnes</w:t>
      </w:r>
      <w:r>
        <w:rPr>
          <w:rFonts w:ascii="Ebrima" w:hAnsi="Ebrima" w:cs="Courier New"/>
          <w:color w:val="auto"/>
        </w:rPr>
        <w:t xml:space="preserve"> contre </w:t>
      </w:r>
      <w:r>
        <w:rPr>
          <w:rFonts w:ascii="Ebrima" w:hAnsi="Ebrima" w:cs="Courier New"/>
          <w:b/>
          <w:bCs/>
          <w:color w:val="auto"/>
        </w:rPr>
        <w:t xml:space="preserve">555 030 tonnes</w:t>
      </w:r>
      <w:r>
        <w:rPr>
          <w:rFonts w:ascii="Ebrima" w:hAnsi="Ebrima" w:cs="Courier New"/>
          <w:color w:val="auto"/>
        </w:rPr>
        <w:t xml:space="preserve"> en 2025, soit une hausse de </w:t>
      </w:r>
      <w:r>
        <w:rPr>
          <w:rFonts w:ascii="Ebrima" w:hAnsi="Ebrima" w:cs="Courier New"/>
          <w:b/>
          <w:bCs/>
          <w:color w:val="auto"/>
        </w:rPr>
        <w:t xml:space="preserve">58,52 %.</w:t>
      </w:r>
      <w:r>
        <w:rPr>
          <w:rFonts w:ascii="Ebrima" w:hAnsi="Ebrima" w:cs="Courier New"/>
          <w:color w:val="auto"/>
        </w:rPr>
        <w:t xml:space="preserve"> Sur la même période, les exportations, prenant en compte les stocks reports, se situent à </w:t>
      </w:r>
      <w:r>
        <w:rPr>
          <w:rFonts w:ascii="Ebrima" w:hAnsi="Ebrima" w:cs="Courier New"/>
          <w:b/>
          <w:bCs/>
          <w:color w:val="auto"/>
        </w:rPr>
        <w:t xml:space="preserve">1 059 093 tonnes</w:t>
      </w:r>
      <w:r>
        <w:rPr>
          <w:rFonts w:ascii="Ebrima" w:hAnsi="Ebrima" w:cs="Courier New"/>
          <w:color w:val="auto"/>
        </w:rPr>
        <w:t xml:space="preserve"> en 2026 contre </w:t>
      </w:r>
      <w:r>
        <w:rPr>
          <w:rFonts w:ascii="Ebrima" w:hAnsi="Ebrima" w:cs="Courier New"/>
          <w:b/>
          <w:bCs/>
          <w:color w:val="auto"/>
        </w:rPr>
        <w:t xml:space="preserve">806 876 tonnes</w:t>
      </w:r>
      <w:r>
        <w:rPr>
          <w:rFonts w:ascii="Ebrima" w:hAnsi="Ebrima" w:cs="Courier New"/>
          <w:color w:val="auto"/>
        </w:rPr>
        <w:t xml:space="preserve"> en 2025, soit une hausse de </w:t>
      </w:r>
      <w:r>
        <w:rPr>
          <w:rFonts w:ascii="Ebrima" w:hAnsi="Ebrima" w:cs="Courier New"/>
          <w:b/>
          <w:bCs/>
          <w:color w:val="auto"/>
        </w:rPr>
        <w:t xml:space="preserve">31,26 %.</w:t>
      </w:r>
      <w:r>
        <w:rPr>
          <w:rFonts w:ascii="Ebrima" w:hAnsi="Ebrima" w:cs="Courier New"/>
        </w:rPr>
        <w:t xml:space="preserve"> </w:t>
      </w:r>
    </w:p>
    <w:p w14:paraId="45D6981F" w14:textId="1A246CCA" w:rsidR="002E7F6A" w:rsidRPr="000A0C82" w:rsidRDefault="002E7F6A" w:rsidP="005353FB">
      <w:pPr>
        <w:pStyle w:val="Corps"/>
        <w:pBdr>
          <w:top w:val="none" w:sz="0" w:space="0" w:color="auto"/>
          <w:left w:val="none" w:sz="0" w:space="0" w:color="auto"/>
          <w:bottom w:val="none" w:sz="0" w:space="0" w:color="auto"/>
          <w:right w:val="none" w:sz="0" w:space="0" w:color="auto"/>
        </w:pBdr>
        <w:jc w:val="both"/>
        <w:rPr>
          <w:rFonts w:ascii="Ebrima" w:hAnsi="Ebrima" w:cs="Courier New"/>
        </w:rPr>
      </w:pPr>
      <w:r>
        <w:rPr>
          <w:rFonts w:ascii="Ebrima" w:hAnsi="Ebrima" w:cs="Courier New"/>
        </w:rPr>
        <w:t>La production déclarée de café sur la période du 1</w:t>
      </w:r>
      <w:r>
        <w:rPr>
          <w:rFonts w:ascii="Ebrima" w:hAnsi="Ebrima" w:cs="Courier New"/>
          <w:vertAlign w:val="superscript"/>
        </w:rPr>
        <w:t>er</w:t>
      </w:r>
      <w:r>
        <w:rPr>
          <w:rFonts w:ascii="Ebrima" w:hAnsi="Ebrima" w:cs="Courier New"/>
        </w:rPr>
        <w:t xml:space="preserve"> janvier au 30</w:t>
      </w:r>
      <w:r>
        <w:rPr>
          <w:rStyle w:val="Aucun"/>
          <w:rFonts w:ascii="Ebrima" w:hAnsi="Ebrima" w:cs="Courier New"/>
          <w:color w:val="auto"/>
        </w:rPr>
        <w:t xml:space="preserve"> juin </w:t>
      </w:r>
      <w:r>
        <w:rPr>
          <w:rFonts w:ascii="Ebrima" w:hAnsi="Ebrima" w:cs="Courier New"/>
        </w:rPr>
        <w:t xml:space="preserve">2026 se chiffre à </w:t>
      </w:r>
      <w:r>
        <w:rPr>
          <w:rFonts w:ascii="Ebrima" w:hAnsi="Ebrima" w:cs="Courier New"/>
          <w:b/>
          <w:bCs/>
        </w:rPr>
        <w:t xml:space="preserve">22 471 tonnes</w:t>
      </w:r>
      <w:r>
        <w:rPr>
          <w:rFonts w:ascii="Ebrima" w:hAnsi="Ebrima" w:cs="Courier New"/>
        </w:rPr>
        <w:t xml:space="preserve"> contre </w:t>
      </w:r>
      <w:r>
        <w:rPr>
          <w:rFonts w:ascii="Ebrima" w:hAnsi="Ebrima" w:cs="Courier New"/>
          <w:b/>
          <w:bCs/>
        </w:rPr>
        <w:t xml:space="preserve">24 746 tonnes</w:t>
      </w:r>
      <w:r>
        <w:rPr>
          <w:rFonts w:ascii="Ebrima" w:hAnsi="Ebrima" w:cs="Courier New"/>
        </w:rPr>
        <w:t xml:space="preserve"> en 2025, soit une baisse de </w:t>
      </w:r>
      <w:r>
        <w:rPr>
          <w:rFonts w:ascii="Ebrima" w:hAnsi="Ebrima" w:cs="Courier New"/>
          <w:b/>
          <w:bCs/>
        </w:rPr>
        <w:t>9,19%.</w:t>
      </w:r>
      <w:r>
        <w:rPr>
          <w:rFonts w:ascii="Ebrima" w:hAnsi="Ebrima" w:cs="Courier New"/>
        </w:rPr>
        <w:t xml:space="preserve"> Les exportations de café réalisées au cours de l’année 2026 s’élèvent à </w:t>
      </w:r>
      <w:r>
        <w:rPr>
          <w:rFonts w:ascii="Ebrima" w:hAnsi="Ebrima" w:cs="Courier New"/>
          <w:b/>
          <w:bCs/>
        </w:rPr>
        <w:t xml:space="preserve">12 570 tonnes</w:t>
      </w:r>
      <w:r>
        <w:rPr>
          <w:rFonts w:ascii="Ebrima" w:hAnsi="Ebrima" w:cs="Courier New"/>
        </w:rPr>
        <w:t xml:space="preserve"> contre </w:t>
      </w:r>
      <w:r>
        <w:rPr>
          <w:rFonts w:ascii="Ebrima" w:hAnsi="Ebrima" w:cs="Courier New"/>
          <w:b/>
          <w:bCs/>
        </w:rPr>
        <w:t xml:space="preserve">16 372 tonnes</w:t>
      </w:r>
      <w:r>
        <w:rPr>
          <w:rFonts w:ascii="Ebrima" w:hAnsi="Ebrima" w:cs="Courier New"/>
        </w:rPr>
        <w:t xml:space="preserve"> en 2025, soit une baisse de </w:t>
      </w:r>
      <w:r>
        <w:rPr>
          <w:rFonts w:ascii="Ebrima" w:hAnsi="Ebrima" w:cs="Courier New"/>
          <w:b/>
          <w:bCs/>
        </w:rPr>
        <w:t xml:space="preserve">23,22 %.</w:t>
      </w:r>
      <w:r>
        <w:rPr>
          <w:rFonts w:ascii="Ebrima" w:hAnsi="Ebrima" w:cs="Courier New"/>
        </w:rPr>
        <w:t xml:space="preserve"> </w:t>
      </w:r>
    </w:p>
    <w:p w14:paraId="5496ABB6" w14:textId="77777777" w:rsidR="005353FB" w:rsidRPr="000A0C82" w:rsidRDefault="005353FB" w:rsidP="005353FB">
      <w:pPr>
        <w:pStyle w:val="Corps"/>
        <w:pBdr>
          <w:top w:val="none" w:sz="0" w:space="0" w:color="auto"/>
          <w:left w:val="none" w:sz="0" w:space="0" w:color="auto"/>
          <w:bottom w:val="none" w:sz="0" w:space="0" w:color="auto"/>
          <w:right w:val="none" w:sz="0" w:space="0" w:color="auto"/>
        </w:pBdr>
        <w:jc w:val="both"/>
        <w:rPr>
          <w:rFonts w:ascii="Ebrima" w:hAnsi="Ebrima" w:cs="Courier New"/>
        </w:rPr>
      </w:pPr>
    </w:p>
    <w:p w14:paraId="334645C7" w14:textId="4772F92B" w:rsidR="00B70A97" w:rsidRPr="000A0C82" w:rsidRDefault="00B70A97" w:rsidP="00B70A97">
      <w:pPr>
        <w:pBdr>
          <w:top w:val="none" w:sz="0" w:space="0" w:color="auto"/>
          <w:left w:val="none" w:sz="0" w:space="0" w:color="auto"/>
          <w:bottom w:val="none" w:sz="0" w:space="0" w:color="auto"/>
          <w:right w:val="none" w:sz="0" w:space="0" w:color="auto"/>
        </w:pBdr>
        <w:tabs>
          <w:tab w:val="left" w:pos="0"/>
        </w:tabs>
        <w:jc w:val="both"/>
        <w:rPr>
          <w:rFonts w:ascii="Ebrima" w:hAnsi="Ebrima" w:cs="Tahoma"/>
          <w:lang w:val="fr-FR"/>
        </w:rPr>
      </w:pPr>
      <w:r>
        <w:rPr>
          <w:rFonts w:ascii="Ebrima" w:hAnsi="Ebrima" w:cs="Tahoma"/>
          <w:lang w:val="fr-FR"/>
        </w:rPr>
        <w:t xml:space="preserve">Les redevances totales prélevées, au titre des fonds d’investissement d’octobre 2005 à fin juin 2026, s’établissent à </w:t>
      </w:r>
      <w:r>
        <w:rPr>
          <w:rFonts w:ascii="Ebrima" w:hAnsi="Ebrima" w:cs="Tahoma"/>
          <w:b/>
          <w:bCs/>
          <w:lang w:val="fr-FR"/>
        </w:rPr>
        <w:t xml:space="preserve">650,75 milliards de FCFA</w:t>
      </w:r>
      <w:r>
        <w:rPr>
          <w:rFonts w:ascii="Ebrima" w:hAnsi="Ebrima" w:cs="Tahoma"/>
          <w:lang w:val="fr-FR"/>
        </w:rPr>
        <w:t xml:space="preserve">, dont </w:t>
      </w:r>
      <w:r>
        <w:rPr>
          <w:rFonts w:ascii="Ebrima" w:hAnsi="Ebrima" w:cs="Tahoma"/>
          <w:b/>
          <w:bCs/>
          <w:lang w:val="fr-FR"/>
        </w:rPr>
        <w:t xml:space="preserve">35,05 milliards de FCFA</w:t>
      </w:r>
      <w:r>
        <w:rPr>
          <w:rFonts w:ascii="Ebrima" w:hAnsi="Ebrima" w:cs="Tahoma"/>
          <w:lang w:val="fr-FR"/>
        </w:rPr>
        <w:t xml:space="preserve"> de janvier à juin 2026. Les prélèvements </w:t>
      </w:r>
      <w:del w:id="100067" w:author="Claude" w:date="2026-09-29T09:00:00Z">
        <w:r>
          <w:rPr>
            <w:rFonts w:ascii="Ebrima" w:hAnsi="Ebrima" w:cs="Tahoma"/>
            <w:lang w:val="fr-FR"/>
          </w:rPr>
          <w:delText xml:space="preserve">sur l’année 2026 sont en hausse de 66,69 % par rapport à l’anné</w:delText>
        </w:r>
      </w:del>
      <w:ins w:id="100068" w:author="Claude" w:date="2026-09-29T09:00:00Z">
        <w:r>
          <w:rPr>
            <w:rFonts w:ascii="Ebrima" w:hAnsi="Ebrima" w:cs="Tahoma"/>
            <w:lang w:val="fr-FR"/>
          </w:rPr>
          <w:t xml:space="preserve">de janvier à juin 2026 sont en hausse de 66,67 % par rapport à la même période d</w:t>
        </w:r>
      </w:ins>
      <w:r>
        <w:rPr>
          <w:rFonts w:ascii="Ebrima" w:hAnsi="Ebrima" w:cs="Tahoma"/>
          <w:lang w:val="fr-FR"/>
        </w:rPr>
        <w:t xml:space="preserve">e 2025.</w:t>
      </w:r>
    </w:p>
    <w:p w14:paraId="29EFA2E9" w14:textId="77777777" w:rsidR="00B70A97" w:rsidRPr="000A0C82" w:rsidRDefault="00B70A97" w:rsidP="00B70A97">
      <w:pPr>
        <w:pBdr>
          <w:top w:val="none" w:sz="0" w:space="0" w:color="auto"/>
          <w:left w:val="none" w:sz="0" w:space="0" w:color="auto"/>
          <w:bottom w:val="none" w:sz="0" w:space="0" w:color="auto"/>
          <w:right w:val="none" w:sz="0" w:space="0" w:color="auto"/>
        </w:pBdr>
        <w:tabs>
          <w:tab w:val="left" w:pos="0"/>
        </w:tabs>
        <w:jc w:val="both"/>
        <w:rPr>
          <w:rFonts w:ascii="Ebrima" w:hAnsi="Ebrima" w:cs="Tahoma"/>
          <w:lang w:val="fr-FR"/>
        </w:rPr>
      </w:pPr>
    </w:p>
    <w:p w14:paraId="69498049" w14:textId="060F5B85" w:rsidR="00B70A97" w:rsidRPr="000A0C82" w:rsidRDefault="00B70A97" w:rsidP="00B70A97">
      <w:pPr>
        <w:tabs>
          <w:tab w:val="left" w:pos="0"/>
        </w:tabs>
        <w:jc w:val="both"/>
        <w:rPr>
          <w:rFonts w:ascii="Ebrima" w:hAnsi="Ebrima" w:cs="Tahoma"/>
          <w:lang w:val="fr-FR"/>
        </w:rPr>
      </w:pPr>
      <w:r>
        <w:rPr>
          <w:rFonts w:ascii="Ebrima" w:hAnsi="Ebrima" w:cs="Tahoma"/>
          <w:lang w:val="fr-FR"/>
        </w:rPr>
        <w:t>Les investissements réalisés du 1</w:t>
      </w:r>
      <w:r>
        <w:rPr>
          <w:rFonts w:ascii="Ebrima" w:hAnsi="Ebrima" w:cs="Tahoma"/>
          <w:vertAlign w:val="superscript"/>
          <w:lang w:val="fr-FR"/>
        </w:rPr>
        <w:t>er</w:t>
      </w:r>
      <w:r>
        <w:rPr>
          <w:rFonts w:ascii="Ebrima" w:hAnsi="Ebrima" w:cs="Tahoma"/>
          <w:lang w:val="fr-FR"/>
        </w:rPr>
        <w:t xml:space="preserve"> janvier au 30 juin 2026 s’établissent à </w:t>
      </w:r>
      <w:r>
        <w:rPr>
          <w:rFonts w:ascii="Ebrima" w:hAnsi="Ebrima" w:cs="Tahoma"/>
          <w:b/>
          <w:bCs/>
          <w:lang w:val="fr-FR"/>
        </w:rPr>
        <w:t>18,66</w:t>
      </w:r>
      <w:r>
        <w:rPr>
          <w:rFonts w:ascii="Ebrima" w:hAnsi="Ebrima" w:cs="Tahoma"/>
          <w:lang w:val="fr-FR"/>
        </w:rPr>
        <w:t xml:space="preserve"> </w:t>
      </w:r>
      <w:r>
        <w:rPr>
          <w:rFonts w:ascii="Ebrima" w:hAnsi="Ebrima" w:cs="Tahoma"/>
          <w:b/>
          <w:bCs/>
          <w:lang w:val="fr-FR"/>
        </w:rPr>
        <w:t>milliards de FCFA</w:t>
      </w:r>
      <w:r>
        <w:rPr>
          <w:rFonts w:ascii="Ebrima" w:hAnsi="Ebrima" w:cs="Tahoma"/>
          <w:lang w:val="fr-FR"/>
        </w:rPr>
        <w:t xml:space="preserve">. Ces investissements concernent les décaissements essentiellement effectués pour les projets FIMR, les achats de sacs brousse pour la collecte du café et du cacao, les activités d’appui au développement durable de la cacaoculture et de la caféiculture. </w:t>
      </w:r>
    </w:p>
    <w:p w14:paraId="43CB60D6" w14:textId="358F3FA8" w:rsidR="00B70A97" w:rsidRPr="000A0C82" w:rsidRDefault="00B70A97" w:rsidP="00B70A97">
      <w:pPr>
        <w:tabs>
          <w:tab w:val="left" w:pos="0"/>
        </w:tabs>
        <w:jc w:val="both"/>
        <w:rPr>
          <w:rFonts w:ascii="Ebrima" w:hAnsi="Ebrima" w:cs="Tahoma"/>
          <w:lang w:val="fr-FR"/>
        </w:rPr>
      </w:pPr>
      <w:r>
        <w:rPr>
          <w:rFonts w:ascii="Ebrima" w:hAnsi="Ebrima" w:cs="Tahoma"/>
          <w:lang w:val="fr-FR"/>
        </w:rPr>
        <w:t xml:space="preserve">Au total, les décaissements effectués depuis la mise en place du compte séquestre d’octobre 2005 jusqu’à fin </w:t>
      </w:r>
      <w:r>
        <w:rPr>
          <w:rFonts w:ascii="Ebrima" w:hAnsi="Ebrima" w:cs="Tahoma"/>
          <w:b/>
          <w:bCs/>
          <w:lang w:val="fr-FR"/>
        </w:rPr>
        <w:t xml:space="preserve">juin 2026</w:t>
      </w:r>
      <w:r>
        <w:rPr>
          <w:rFonts w:ascii="Ebrima" w:hAnsi="Ebrima" w:cs="Tahoma"/>
          <w:lang w:val="fr-FR"/>
        </w:rPr>
        <w:t xml:space="preserve"> s’élèvent à </w:t>
      </w:r>
      <w:r>
        <w:rPr>
          <w:rFonts w:ascii="Ebrima" w:eastAsia="Times New Roman" w:hAnsi="Ebrima"/>
          <w:b/>
          <w:bCs/>
          <w:bdr w:val="none" w:sz="0" w:space="0" w:color="auto"/>
          <w:lang w:val="fr-CI" w:eastAsia="fr-CI"/>
        </w:rPr>
        <w:t xml:space="preserve">609,37 </w:t>
      </w:r>
      <w:r>
        <w:rPr>
          <w:rFonts w:ascii="Ebrima" w:hAnsi="Ebrima" w:cs="Tahoma"/>
          <w:b/>
          <w:bCs/>
          <w:lang w:val="fr-FR"/>
        </w:rPr>
        <w:t>milliards de FCFA.</w:t>
      </w:r>
    </w:p>
    <w:p w14:paraId="6C4ED64B" w14:textId="77777777" w:rsidR="00B70A97" w:rsidRPr="000A0C82" w:rsidRDefault="00B70A97" w:rsidP="00B70A97">
      <w:pPr>
        <w:pBdr>
          <w:top w:val="none" w:sz="0" w:space="0" w:color="auto"/>
          <w:left w:val="none" w:sz="0" w:space="0" w:color="auto"/>
          <w:bottom w:val="none" w:sz="0" w:space="0" w:color="auto"/>
          <w:right w:val="none" w:sz="0" w:space="0" w:color="auto"/>
        </w:pBdr>
        <w:tabs>
          <w:tab w:val="left" w:pos="0"/>
        </w:tabs>
        <w:jc w:val="both"/>
        <w:rPr>
          <w:rFonts w:ascii="Ebrima" w:hAnsi="Ebrima" w:cs="Courier New"/>
          <w:lang w:val="fr-FR"/>
        </w:rPr>
      </w:pPr>
    </w:p>
    <w:p w14:paraId="277FF24F" w14:textId="30BDF606" w:rsidR="00B70A97" w:rsidRPr="000A0C82" w:rsidRDefault="00B70A97" w:rsidP="00B70A97">
      <w:pPr>
        <w:pStyle w:val="Corps"/>
        <w:jc w:val="both"/>
        <w:rPr>
          <w:rFonts w:ascii="Ebrima" w:hAnsi="Ebrima" w:cs="Tahoma"/>
          <w:color w:val="auto"/>
        </w:rPr>
      </w:pPr>
      <w:r>
        <w:rPr>
          <w:rFonts w:ascii="Ebrima" w:hAnsi="Ebrima" w:cs="Tahoma"/>
          <w:color w:val="auto"/>
        </w:rPr>
        <w:t xml:space="preserve">La situation des comptes bancaires à fin juin 2026, tenant compte des redevances et des investissements depuis 2005</w:t>
      </w:r>
      <w:ins w:id="462" w:author="Martin Kokora" w:date="2026-08-12T10:50:00Z">
        <w:r>
          <w:rPr>
            <w:rFonts w:ascii="Ebrima" w:hAnsi="Ebrima" w:cs="Tahoma"/>
            <w:color w:val="auto"/>
          </w:rPr>
          <w:t xml:space="preserve">, </w:t>
        </w:r>
        <w:bookmarkStart w:id="463" w:name="_Hlk237424323"/>
        <w:r>
          <w:rPr>
            <w:rFonts w:ascii="Ebrima" w:hAnsi="Ebrima" w:cs="Tahoma"/>
            <w:color w:val="auto"/>
          </w:rPr>
          <w:t>consolidé</w:t>
        </w:r>
      </w:ins>
      <w:ins w:id="464" w:author="Martin Kokora" w:date="2026-08-12T10:51:00Z">
        <w:r>
          <w:rPr>
            <w:rFonts w:ascii="Ebrima" w:hAnsi="Ebrima" w:cs="Tahoma"/>
            <w:color w:val="auto"/>
          </w:rPr>
          <w:t>e avec le solde d</w:t>
        </w:r>
      </w:ins>
      <w:ins w:id="465" w:author="Martin Kokora" w:date="2026-08-12T10:50:00Z">
        <w:r>
          <w:rPr>
            <w:rFonts w:ascii="Ebrima" w:hAnsi="Ebrima" w:cs="Tahoma"/>
          </w:rPr>
          <w:t>es opérations de trésorerie de 6,61 milliards de FCFA</w:t>
        </w:r>
      </w:ins>
      <w:r>
        <w:rPr>
          <w:rFonts w:ascii="Ebrima" w:hAnsi="Ebrima" w:cs="Tahoma"/>
          <w:color w:val="auto"/>
        </w:rPr>
        <w:t xml:space="preserve">, </w:t>
      </w:r>
      <w:bookmarkEnd w:id="463"/>
      <w:r>
        <w:rPr>
          <w:rFonts w:ascii="Ebrima" w:hAnsi="Ebrima" w:cs="Tahoma"/>
          <w:color w:val="auto"/>
        </w:rPr>
        <w:t xml:space="preserve">affiche un solde positif de </w:t>
      </w:r>
      <w:r>
        <w:rPr>
          <w:rFonts w:ascii="Ebrima" w:hAnsi="Ebrima" w:cs="Tahoma"/>
          <w:b/>
          <w:bCs/>
          <w:color w:val="auto"/>
        </w:rPr>
        <w:t>47,99</w:t>
      </w:r>
      <w:r>
        <w:rPr>
          <w:rFonts w:ascii="Ebrima" w:hAnsi="Ebrima" w:cs="Tahoma"/>
          <w:color w:val="auto"/>
        </w:rPr>
        <w:t xml:space="preserve"> </w:t>
      </w:r>
      <w:r>
        <w:rPr>
          <w:rFonts w:ascii="Ebrima" w:hAnsi="Ebrima" w:cs="Tahoma"/>
          <w:b/>
          <w:bCs/>
          <w:color w:val="auto"/>
        </w:rPr>
        <w:t>milliards de FCFA</w:t>
      </w:r>
      <w:r>
        <w:rPr>
          <w:rFonts w:ascii="Ebrima" w:hAnsi="Ebrima" w:cs="Tahoma"/>
          <w:color w:val="auto"/>
        </w:rPr>
        <w:t xml:space="preserve"> qui a plus que doublé par rapport à son niveau de fin juin 2025, en lien avec la hausse de la production et des revenus de la campagne 2025-2026.</w:t>
      </w:r>
    </w:p>
    <w:p w14:paraId="727F8C4D" w14:textId="77777777" w:rsidR="00B70A97" w:rsidRPr="000A0C82" w:rsidRDefault="00B70A97" w:rsidP="005D60DE">
      <w:pPr>
        <w:pStyle w:val="Corps"/>
        <w:jc w:val="both"/>
        <w:rPr>
          <w:rFonts w:ascii="Ebrima" w:hAnsi="Ebrima" w:cs="Courier New"/>
          <w:color w:val="auto"/>
        </w:rPr>
      </w:pPr>
    </w:p>
    <w:p w14:paraId="22364A61" w14:textId="53654F25" w:rsidR="005D60DE" w:rsidRPr="000A0C82" w:rsidRDefault="005D60DE" w:rsidP="005D60DE">
      <w:pPr>
        <w:pStyle w:val="Corps"/>
        <w:jc w:val="both"/>
        <w:rPr>
          <w:rFonts w:ascii="Ebrima" w:hAnsi="Ebrima" w:cs="Courier New"/>
          <w:color w:val="auto"/>
        </w:rPr>
      </w:pPr>
      <w:r>
        <w:rPr>
          <w:rFonts w:ascii="Ebrima" w:hAnsi="Ebrima" w:cs="Courier New"/>
          <w:color w:val="auto"/>
        </w:rPr>
        <w:t xml:space="preserve">Telle est l’économie de la présente communication, soumise à l’adoption du Conseil des Ministres.</w:t>
      </w:r>
    </w:p>
    <w:p w14:paraId="584B88A5" w14:textId="77777777" w:rsidR="005D60DE" w:rsidRDefault="005D60DE" w:rsidP="00410338">
      <w:pPr>
        <w:pStyle w:val="Corps"/>
        <w:jc w:val="both"/>
        <w:rPr>
          <w:rFonts w:ascii="Ebrima" w:hAnsi="Ebrima" w:cs="Courier New"/>
          <w:color w:val="auto"/>
        </w:rPr>
      </w:pPr>
    </w:p>
    <w:p w14:paraId="4630ED66" w14:textId="5432510E" w:rsidR="00047708" w:rsidRDefault="00047708" w:rsidP="00410338">
      <w:pPr>
        <w:pStyle w:val="Corps"/>
        <w:jc w:val="both"/>
        <w:rPr>
          <w:rFonts w:ascii="Ebrima" w:hAnsi="Ebrima" w:cs="Courier New"/>
          <w:color w:val="auto"/>
        </w:rPr>
      </w:pPr>
      <w:r>
        <w:rPr>
          <w:rFonts w:ascii="Ebrima" w:hAnsi="Ebrima" w:cs="Courier New"/>
          <w:noProof/>
        </w:rPr>
        <mc:AlternateContent>
          <mc:Choice Requires="wps">
            <w:drawing>
              <wp:anchor distT="0" distB="0" distL="114300" distR="114300" simplePos="0" relativeHeight="251660288" behindDoc="0" locked="0" layoutInCell="1" allowOverlap="1" wp14:anchorId="272B8029" wp14:editId="617FD959">
                <wp:simplePos x="0" y="0"/>
                <wp:positionH relativeFrom="column">
                  <wp:posOffset>3361055</wp:posOffset>
                </wp:positionH>
                <wp:positionV relativeFrom="paragraph">
                  <wp:posOffset>120015</wp:posOffset>
                </wp:positionV>
                <wp:extent cx="2790825" cy="2057400"/>
                <wp:effectExtent l="0" t="0" r="0" b="0"/>
                <wp:wrapNone/>
                <wp:docPr id="1563492578" name="Zone de texte 2"/>
                <wp:cNvGraphicFramePr/>
                <a:graphic xmlns:a="http://schemas.openxmlformats.org/drawingml/2006/main">
                  <a:graphicData uri="http://schemas.microsoft.com/office/word/2010/wordprocessingShape">
                    <wps:wsp>
                      <wps:cNvSpPr txBox="1"/>
                      <wps:spPr>
                        <a:xfrm>
                          <a:off x="0" y="0"/>
                          <a:ext cx="2790825" cy="20574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30BCFE98" w14:textId="77777777" w:rsidR="00343DED" w:rsidRPr="0010115F" w:rsidRDefault="00343DED" w:rsidP="00047708">
                            <w:pPr>
                              <w:jc w:val="center"/>
                              <w:rPr>
                                <w:rFonts w:ascii="Ebrima" w:hAnsi="Ebrima"/>
                                <w:b/>
                                <w:bCs/>
                                <w:lang w:val="fr-CI"/>
                              </w:rPr>
                            </w:pPr>
                            <w:r>
                              <w:rPr>
                                <w:rFonts w:ascii="Ebrima" w:hAnsi="Ebrima"/>
                                <w:b/>
                                <w:bCs/>
                                <w:lang w:val="fr-CI"/>
                              </w:rPr>
                              <w:t xml:space="preserve">Le Ministre de l’Agriculture, </w:t>
                            </w:r>
                          </w:p>
                          <w:p w14:paraId="12F2DCF0" w14:textId="00C2156F" w:rsidR="00343DED" w:rsidRPr="0010115F" w:rsidRDefault="00343DED" w:rsidP="00047708">
                            <w:pPr>
                              <w:jc w:val="center"/>
                              <w:rPr>
                                <w:rFonts w:ascii="Ebrima" w:hAnsi="Ebrima"/>
                                <w:b/>
                                <w:bCs/>
                                <w:lang w:val="fr-CI"/>
                              </w:rPr>
                            </w:pPr>
                            <w:r>
                              <w:rPr>
                                <w:rFonts w:ascii="Ebrima" w:hAnsi="Ebrima"/>
                                <w:b/>
                                <w:bCs/>
                                <w:lang w:val="fr-CI"/>
                              </w:rPr>
                              <w:t>du Développement Rural et des Productions Vivrières</w:t>
                            </w:r>
                          </w:p>
                          <w:p w14:paraId="645E1A31" w14:textId="77777777" w:rsidR="00343DED" w:rsidRPr="0010115F" w:rsidRDefault="00343DED" w:rsidP="00047708">
                            <w:pPr>
                              <w:jc w:val="center"/>
                              <w:rPr>
                                <w:rFonts w:ascii="Ebrima" w:hAnsi="Ebrima"/>
                                <w:b/>
                                <w:bCs/>
                                <w:lang w:val="fr-CI"/>
                              </w:rPr>
                            </w:pPr>
                          </w:p>
                          <w:p w14:paraId="21E90D4F" w14:textId="77777777" w:rsidR="00343DED" w:rsidRPr="0010115F" w:rsidRDefault="00343DED" w:rsidP="00047708">
                            <w:pPr>
                              <w:jc w:val="center"/>
                              <w:rPr>
                                <w:rFonts w:ascii="Ebrima" w:hAnsi="Ebrima"/>
                                <w:lang w:val="fr-CI"/>
                              </w:rPr>
                            </w:pPr>
                          </w:p>
                          <w:p w14:paraId="79054768" w14:textId="77777777" w:rsidR="00343DED" w:rsidRPr="0010115F" w:rsidRDefault="00343DED" w:rsidP="00047708">
                            <w:pPr>
                              <w:jc w:val="center"/>
                              <w:rPr>
                                <w:rFonts w:ascii="Ebrima" w:hAnsi="Ebrima"/>
                                <w:lang w:val="fr-CI"/>
                              </w:rPr>
                            </w:pPr>
                          </w:p>
                          <w:p w14:paraId="124BC306" w14:textId="77777777" w:rsidR="00343DED" w:rsidRPr="0010115F" w:rsidRDefault="00343DED" w:rsidP="00047708">
                            <w:pPr>
                              <w:jc w:val="center"/>
                              <w:rPr>
                                <w:rFonts w:ascii="Ebrima" w:hAnsi="Ebrima"/>
                                <w:sz w:val="40"/>
                                <w:szCs w:val="40"/>
                                <w:lang w:val="fr-CI"/>
                              </w:rPr>
                            </w:pPr>
                          </w:p>
                          <w:p w14:paraId="3ECF3CBA" w14:textId="55F71497" w:rsidR="00343DED" w:rsidRPr="00047708" w:rsidRDefault="00343DED" w:rsidP="00047708">
                            <w:pPr>
                              <w:jc w:val="center"/>
                              <w:rPr>
                                <w:rFonts w:ascii="Ebrima" w:hAnsi="Ebrima"/>
                                <w:b/>
                                <w:bCs/>
                              </w:rPr>
                            </w:pPr>
                            <w:r>
                              <w:rPr>
                                <w:rFonts w:ascii="Ebrima" w:hAnsi="Ebrima"/>
                                <w:b/>
                                <w:bCs/>
                              </w:rPr>
                              <w:t>Bruno Nabagné KONE</w:t>
                            </w:r>
                          </w:p>
                        </w:txbxContent>
                      </wps:txbx>
                      <wps:bodyPr rot="0" spcFirstLastPara="1" vertOverflow="overflow" horzOverflow="overflow" vert="horz" wrap="square" lIns="45719" tIns="45719" rIns="45719" bIns="45719"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2B8029" id="_x0000_t202" coordsize="21600,21600" o:spt="202" path="m,l,21600r21600,l21600,xe">
                <v:stroke joinstyle="miter"/>
                <v:path gradientshapeok="t" o:connecttype="rect"/>
              </v:shapetype>
              <v:shape id="Zone de texte 2" o:spid="_x0000_s1026" type="#_x0000_t202" style="position:absolute;left:0;text-align:left;margin-left:264.65pt;margin-top:9.45pt;width:219.75pt;height:1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Ja73lwIAAIYFAAAOAAAAZHJzL2Uyb0RvYy54bWysVF1P2zAUfZ+0/2D5fSQNlJaIFHUgpkkI 0GBC2pvr2G0kx/Zsl6T79Tt2+iW2F6b1Ib3Xvt/nXF9e9a0ir8L5xuiKjk5ySoTmpm70sqLfn28/ TSnxgemaKaNFRTfC06vZxw+XnS1FYVZG1cIRBNG+7GxFVyHYMss8X4mW+RNjhcalNK5lAapbZrVj HaK3Kivy/DzrjKutM1x4j9Ob4ZLOUnwpBQ8PUnoRiKooagvp69J3Eb/Z7JKVS8fsquHbMtg/VNGy RiPpPtQNC4ysXfNHqLbhzngjwwk3bWakbLhIPaCbUf6mm6cVsyL1guF4ux+T/39h+f3royNNDezG 56dnF8V4AsQ0a4HVDyBGakGC6IMgRZxVZ30JlycLp9B/Nj38duceh3EEvXRt/EdzBPeY+mY/aUQi HIfF5CKfFmNKOO6KfDw5yxMW2cHdOh++CNOSKFTUAco0YfZ65wNKgenOJGbT5rZRKsGpNOlQVzFB TMIZWCUVG5yPrNomgHmqaSuK5PjFPhBU6RhOJO4MmVjp7Wkdb2P7Q5tJChslorHS34TEEFO38cBz t1xcK0cGpmEVUMmObykHHKKhRM3v9N26HIp8p//Q2S6/0WHvr4F3GsJRc1EM/aJH91FcmHoD6J0Z FslbftsAnjvmwyNz2JwRja9BeMBHKgMYzFaiZGXcr7+dR3sQGreUdNjEivqfa+YEJeqrBtXPxpPR BVb3WHHHyuJY0ev22mDZUQiqS+LpdBSZ4IJKKkTpTPuCh2MeM0NnmiN/RcNOvA4Dcnh4uJjPkxEW 1rJwp58sj+EjAJGAz/0Lc3bL0rgq92a3t6x8Q9bBNnpqM18HI5vE5MNktxzDsicubh+m+Joc68nq 8HzOfgMAAP//AwBQSwMEFAAGAAgAAAAhAAkw72TfAAAACgEAAA8AAABkcnMvZG93bnJldi54bWxM j8FOwzAQRO9I/IO1SNyo07RUSYhTIVAlDnCggODoxosdEa+j2G3C37Oc4Liap9k39Xb2vTjhGLtA CpaLDARSG0xHVsHry+6qABGTJqP7QKjgGyNsm/OzWlcmTPSMp32ygksoVlqBS2mopIytQ6/jIgxI nH2G0evE52ilGfXE5b6XeZZtpNcd8QenB7xz2H7tj17BvV36D9LraXqQ7t3mb8k/7p6UuryYb29A JJzTHwy/+qwODTsdwpFMFL2C67xcMcpBUYJgoNwUvOWgYLXOS5BNLf9PaH4AAAD//wMAUEsBAi0A FAAGAAgAAAAhALaDOJL+AAAA4QEAABMAAAAAAAAAAAAAAAAAAAAAAFtDb250ZW50X1R5cGVzXS54 bWxQSwECLQAUAAYACAAAACEAOP0h/9YAAACUAQAACwAAAAAAAAAAAAAAAAAvAQAAX3JlbHMvLnJl bHNQSwECLQAUAAYACAAAACEA5CWu95cCAACGBQAADgAAAAAAAAAAAAAAAAAuAgAAZHJzL2Uyb0Rv Yy54bWxQSwECLQAUAAYACAAAACEACTDvZN8AAAAKAQAADwAAAAAAAAAAAAAAAADxBAAAZHJzL2Rv d25yZXYueG1sUEsFBgAAAAAEAAQA8wAAAP0FAAAAAA== " filled="f" stroked="f" strokeweight="1pt">
                <v:stroke miterlimit="4"/>
                <v:textbox inset="1.27mm,1.27mm,1.27mm,1.27mm">
                  <w:txbxContent>
                    <w:p w14:paraId="30BCFE98" w14:textId="77777777" w:rsidR="00343DED" w:rsidRPr="0010115F" w:rsidRDefault="00343DED" w:rsidP="00047708">
                      <w:pPr>
                        <w:jc w:val="center"/>
                        <w:rPr>
                          <w:rFonts w:ascii="Ebrima" w:hAnsi="Ebrima"/>
                          <w:b/>
                          <w:bCs/>
                          <w:lang w:val="fr-CI"/>
                        </w:rPr>
                      </w:pPr>
                      <w:r>
                        <w:rPr>
                          <w:rFonts w:ascii="Ebrima" w:hAnsi="Ebrima"/>
                          <w:b/>
                          <w:bCs/>
                          <w:lang w:val="fr-CI"/>
                        </w:rPr>
                        <w:t xml:space="preserve">Le Ministre de l’Agriculture, </w:t>
                      </w:r>
                    </w:p>
                    <w:p w14:paraId="12F2DCF0" w14:textId="00C2156F" w:rsidR="00343DED" w:rsidRPr="0010115F" w:rsidRDefault="00343DED" w:rsidP="00047708">
                      <w:pPr>
                        <w:jc w:val="center"/>
                        <w:rPr>
                          <w:rFonts w:ascii="Ebrima" w:hAnsi="Ebrima"/>
                          <w:b/>
                          <w:bCs/>
                          <w:lang w:val="fr-CI"/>
                        </w:rPr>
                      </w:pPr>
                      <w:r>
                        <w:rPr>
                          <w:rFonts w:ascii="Ebrima" w:hAnsi="Ebrima"/>
                          <w:b/>
                          <w:bCs/>
                          <w:lang w:val="fr-CI"/>
                        </w:rPr>
                        <w:t>du Développement Rural et des Productions Vivrières</w:t>
                      </w:r>
                    </w:p>
                    <w:p w14:paraId="645E1A31" w14:textId="77777777" w:rsidR="00343DED" w:rsidRPr="0010115F" w:rsidRDefault="00343DED" w:rsidP="00047708">
                      <w:pPr>
                        <w:jc w:val="center"/>
                        <w:rPr>
                          <w:rFonts w:ascii="Ebrima" w:hAnsi="Ebrima"/>
                          <w:b/>
                          <w:bCs/>
                          <w:lang w:val="fr-CI"/>
                        </w:rPr>
                      </w:pPr>
                    </w:p>
                    <w:p w14:paraId="21E90D4F" w14:textId="77777777" w:rsidR="00343DED" w:rsidRPr="0010115F" w:rsidRDefault="00343DED" w:rsidP="00047708">
                      <w:pPr>
                        <w:jc w:val="center"/>
                        <w:rPr>
                          <w:rFonts w:ascii="Ebrima" w:hAnsi="Ebrima"/>
                          <w:lang w:val="fr-CI"/>
                        </w:rPr>
                      </w:pPr>
                    </w:p>
                    <w:p w14:paraId="79054768" w14:textId="77777777" w:rsidR="00343DED" w:rsidRPr="0010115F" w:rsidRDefault="00343DED" w:rsidP="00047708">
                      <w:pPr>
                        <w:jc w:val="center"/>
                        <w:rPr>
                          <w:rFonts w:ascii="Ebrima" w:hAnsi="Ebrima"/>
                          <w:lang w:val="fr-CI"/>
                        </w:rPr>
                      </w:pPr>
                    </w:p>
                    <w:p w14:paraId="124BC306" w14:textId="77777777" w:rsidR="00343DED" w:rsidRPr="0010115F" w:rsidRDefault="00343DED" w:rsidP="00047708">
                      <w:pPr>
                        <w:jc w:val="center"/>
                        <w:rPr>
                          <w:rFonts w:ascii="Ebrima" w:hAnsi="Ebrima"/>
                          <w:sz w:val="40"/>
                          <w:szCs w:val="40"/>
                          <w:lang w:val="fr-CI"/>
                        </w:rPr>
                      </w:pPr>
                    </w:p>
                    <w:p w14:paraId="3ECF3CBA" w14:textId="55F71497" w:rsidR="00343DED" w:rsidRPr="00047708" w:rsidRDefault="00343DED" w:rsidP="00047708">
                      <w:pPr>
                        <w:jc w:val="center"/>
                        <w:rPr>
                          <w:rFonts w:ascii="Ebrima" w:hAnsi="Ebrima"/>
                          <w:b/>
                          <w:bCs/>
                        </w:rPr>
                      </w:pPr>
                      <w:r>
                        <w:rPr>
                          <w:rFonts w:ascii="Ebrima" w:hAnsi="Ebrima"/>
                          <w:b/>
                          <w:bCs/>
                        </w:rPr>
                        <w:t>Bruno Nabagné KONE</w:t>
                      </w:r>
                    </w:p>
                  </w:txbxContent>
                </v:textbox>
              </v:shape>
            </w:pict>
          </mc:Fallback>
        </mc:AlternateContent>
        <mc:AlternateContent>
          <mc:Choice Requires="wps">
            <w:drawing>
              <wp:anchor distT="0" distB="0" distL="114300" distR="114300" simplePos="0" relativeHeight="251659264" behindDoc="0" locked="0" layoutInCell="1" allowOverlap="1" wp14:anchorId="50F4CFDF" wp14:editId="47471E2F">
                <wp:simplePos x="0" y="0"/>
                <wp:positionH relativeFrom="column">
                  <wp:posOffset>-48895</wp:posOffset>
                </wp:positionH>
                <wp:positionV relativeFrom="paragraph">
                  <wp:posOffset>119380</wp:posOffset>
                </wp:positionV>
                <wp:extent cx="2476500" cy="1971675"/>
                <wp:effectExtent l="0" t="0" r="0" b="0"/>
                <wp:wrapNone/>
                <wp:docPr id="421939188" name="Zone de texte 1"/>
                <wp:cNvGraphicFramePr/>
                <a:graphic xmlns:a="http://schemas.openxmlformats.org/drawingml/2006/main">
                  <a:graphicData uri="http://schemas.microsoft.com/office/word/2010/wordprocessingShape">
                    <wps:wsp>
                      <wps:cNvSpPr txBox="1"/>
                      <wps:spPr>
                        <a:xfrm>
                          <a:off x="0" y="0"/>
                          <a:ext cx="2476500" cy="1971675"/>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6C4FD895" w14:textId="02DDC97D" w:rsidR="00343DED" w:rsidRPr="0010115F" w:rsidRDefault="00343DED" w:rsidP="00047708">
                            <w:pPr>
                              <w:jc w:val="center"/>
                              <w:rPr>
                                <w:rFonts w:ascii="Ebrima" w:hAnsi="Ebrima"/>
                                <w:b/>
                                <w:bCs/>
                                <w:lang w:val="fr-CI"/>
                              </w:rPr>
                            </w:pPr>
                            <w:r>
                              <w:rPr>
                                <w:rFonts w:ascii="Ebrima" w:hAnsi="Ebrima"/>
                                <w:b/>
                                <w:bCs/>
                                <w:lang w:val="fr-CI"/>
                              </w:rPr>
                              <w:t xml:space="preserve">Le Ministre de l’</w:t>
                            </w:r>
                            <w:del w:id="100069" w:author="Claude" w:date="2026-09-29T09:00:00Z">
                              <w:r>
                                <w:rPr>
                                  <w:rFonts w:ascii="Ebrima" w:hAnsi="Ebrima"/>
                                  <w:b/>
                                  <w:bCs/>
                                  <w:lang w:val="fr-CI"/>
                                </w:rPr>
                                <w:delText xml:space="preserve">E</w:delText>
                              </w:r>
                            </w:del>
                            <w:ins w:id="100070" w:author="Claude" w:date="2026-09-29T09:00:00Z">
                              <w:r>
                                <w:rPr>
                                  <w:rFonts w:ascii="Ebrima" w:hAnsi="Ebrima"/>
                                  <w:b/>
                                  <w:bCs/>
                                  <w:lang w:val="fr-CI"/>
                                </w:rPr>
                                <w:t xml:space="preserve">É</w:t>
                              </w:r>
                            </w:ins>
                            <w:r>
                              <w:rPr>
                                <w:rFonts w:ascii="Ebrima" w:hAnsi="Ebrima"/>
                                <w:b/>
                                <w:bCs/>
                                <w:lang w:val="fr-CI"/>
                              </w:rPr>
                              <w:t xml:space="preserve">conomie,</w:t>
                            </w:r>
                          </w:p>
                          <w:p w14:paraId="7E787B30" w14:textId="372046FB" w:rsidR="00343DED" w:rsidRPr="0010115F" w:rsidRDefault="00343DED" w:rsidP="00047708">
                            <w:pPr>
                              <w:jc w:val="center"/>
                              <w:rPr>
                                <w:rFonts w:ascii="Ebrima" w:hAnsi="Ebrima"/>
                                <w:b/>
                                <w:bCs/>
                                <w:lang w:val="fr-CI"/>
                              </w:rPr>
                            </w:pPr>
                            <w:r>
                              <w:rPr>
                                <w:rFonts w:ascii="Ebrima" w:hAnsi="Ebrima"/>
                                <w:b/>
                                <w:bCs/>
                                <w:lang w:val="fr-CI"/>
                              </w:rPr>
                              <w:t>des Finances et du Budget</w:t>
                            </w:r>
                          </w:p>
                          <w:p w14:paraId="587622BC" w14:textId="77777777" w:rsidR="00343DED" w:rsidRPr="0010115F" w:rsidRDefault="00343DED" w:rsidP="00047708">
                            <w:pPr>
                              <w:jc w:val="center"/>
                              <w:rPr>
                                <w:rFonts w:ascii="Ebrima" w:hAnsi="Ebrima"/>
                                <w:lang w:val="fr-CI"/>
                              </w:rPr>
                            </w:pPr>
                          </w:p>
                          <w:p w14:paraId="1A280B58" w14:textId="77777777" w:rsidR="00343DED" w:rsidRPr="0010115F" w:rsidRDefault="00343DED" w:rsidP="00047708">
                            <w:pPr>
                              <w:jc w:val="center"/>
                              <w:rPr>
                                <w:rFonts w:ascii="Ebrima" w:hAnsi="Ebrima"/>
                                <w:lang w:val="fr-CI"/>
                              </w:rPr>
                            </w:pPr>
                          </w:p>
                          <w:p w14:paraId="1E5EAC32" w14:textId="77777777" w:rsidR="00343DED" w:rsidRPr="0010115F" w:rsidRDefault="00343DED" w:rsidP="00047708">
                            <w:pPr>
                              <w:jc w:val="center"/>
                              <w:rPr>
                                <w:rFonts w:ascii="Ebrima" w:hAnsi="Ebrima"/>
                                <w:lang w:val="fr-CI"/>
                              </w:rPr>
                            </w:pPr>
                          </w:p>
                          <w:p w14:paraId="025FDAC3" w14:textId="77777777" w:rsidR="00343DED" w:rsidRPr="0010115F" w:rsidRDefault="00343DED" w:rsidP="00047708">
                            <w:pPr>
                              <w:jc w:val="center"/>
                              <w:rPr>
                                <w:rFonts w:ascii="Ebrima" w:hAnsi="Ebrima"/>
                                <w:sz w:val="44"/>
                                <w:szCs w:val="44"/>
                                <w:lang w:val="fr-CI"/>
                              </w:rPr>
                            </w:pPr>
                          </w:p>
                          <w:p w14:paraId="7A113547" w14:textId="77777777" w:rsidR="00343DED" w:rsidRPr="0010115F" w:rsidRDefault="00343DED" w:rsidP="00047708">
                            <w:pPr>
                              <w:jc w:val="center"/>
                              <w:rPr>
                                <w:lang w:val="fr-CI"/>
                              </w:rPr>
                            </w:pPr>
                          </w:p>
                          <w:p w14:paraId="0A34ACAF" w14:textId="560D905A" w:rsidR="00343DED" w:rsidRPr="00047708" w:rsidRDefault="00343DED" w:rsidP="00047708">
                            <w:pPr>
                              <w:jc w:val="center"/>
                              <w:rPr>
                                <w:rFonts w:ascii="Ebrima" w:hAnsi="Ebrima"/>
                                <w:b/>
                                <w:bCs/>
                              </w:rPr>
                            </w:pPr>
                            <w:r>
                              <w:rPr>
                                <w:rFonts w:ascii="Ebrima" w:hAnsi="Ebrima"/>
                                <w:b/>
                                <w:bCs/>
                              </w:rPr>
                              <w:t>Adama COULIBALY</w:t>
                            </w:r>
                          </w:p>
                        </w:txbxContent>
                      </wps:txbx>
                      <wps:bodyPr rot="0" spcFirstLastPara="1" vertOverflow="overflow" horzOverflow="overflow" vert="horz" wrap="square" lIns="45719" tIns="45719" rIns="45719" bIns="45719" numCol="1" spcCol="3810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F4CFDF" id="Zone de texte 1" o:spid="_x0000_s1027" type="#_x0000_t202" style="position:absolute;left:0;text-align:left;margin-left:-3.85pt;margin-top:9.4pt;width:195pt;height:155.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jkkDmQIAAIwFAAAOAAAAZHJzL2Uyb0RvYy54bWysVNtOGzEQfa/Uf7D8XjYbLiErNigFUVVC gAoVUt8cr52s5Ftth2z69T32bkJE+0LVPGxm7LmdmTO+uOy0Ii/Ch9aampZHI0qE4bZpzbKm359u Pp1TEiIzDVPWiJpuRaCXs48fLjauEmO7sqoRniCICdXG1XQVo6uKIvCV0CwcWScMLqX1mkWoflk0 nm0QXatiPBqdFRvrG+ctFyHg9Lq/pLMcX0rB472UQUSiaoraYv76/F2kbzG7YNXSM7dq+VAG+4cq NGsNku5DXbPIyNq3f4TSLfc2WBmPuNWFlbLlImMAmnL0Bs3jijmRsaA5we3bFP5fWH738uBJ29T0 ZFxOj6flOQZmmMaofmBgpBEkii4KUqZWbVyo4PHo4BO7z7bDyHfnAYepA530Ov0DG8E9mr7dNxqR CMfh+GRydjrCFcddOZ2UZ5PTFKd4dXc+xC/CapKEmnpMMjeYvdyG2JvuTFI2Y29apfI0lSEbRB1P cgIGUknFeucDK91GEE+1GshH6TfkVyaFE5k6fSZWBXfcpJQJfg8zS3GrRDJW5puQ6GFGmw4C98vF lfKkJxo2AVB3dAPG7JAMJWp+p+/g8lrkO/17ZHDK+a2Je3+DeecmHIBLYuwWXWbIftQL22zBAG/7 dQqO37SY0i0L8YF57E9J05sQ7/GRymIadpAoWVn/62/nyR60xi0lG+xjTcPPNfOCEvXVgPAnp5Ny igU+VPyhsjhUzFpfWaw8CkF1WTw+LxMhfFRZhSi91c94PuYpM3RmOPLXNO7Eq9gPEM8PF/N5NsLa OhZvzaPjKXzqYuLhU/fMvBvImjbmzu62l1VvONvbJk9j5+toZZsJnXrdd3agGlY+r8TwPKU35VDP Vq+P6Ow3AAAA//8DAFBLAwQUAAYACAAAACEARA2aMN4AAAAJAQAADwAAAGRycy9kb3ducmV2Lnht bEyPQU/DMAyF70j8h8hI3LZ0LWKlNJ0QaBIHOGyA4Jg1JqlonKrJ1vLvMSe42X5Pz9+rN7PvxQnH 2AVSsFpmIJDaYDqyCl5ftosSREyajO4DoYJvjLBpzs9qXZkw0Q5P+2QFh1CstAKX0lBJGVuHXsdl GJBY+wyj14nX0Uoz6onDfS/zLLuWXnfEH5we8N5h+7U/egUPduU/SF9N06N07zZ/S/5p+6zU5cV8 dwsi4Zz+zPCLz+jQMNMhHMlE0StYrNfs5HvJDVgvyrwAceAhvylANrX836D5AQAA//8DAFBLAQIt ABQABgAIAAAAIQC2gziS/gAAAOEBAAATAAAAAAAAAAAAAAAAAAAAAABbQ29udGVudF9UeXBlc10u eG1sUEsBAi0AFAAGAAgAAAAhADj9If/WAAAAlAEAAAsAAAAAAAAAAAAAAAAALwEAAF9yZWxzLy5y ZWxzUEsBAi0AFAAGAAgAAAAhAN+OSQOZAgAAjAUAAA4AAAAAAAAAAAAAAAAALgIAAGRycy9lMm9E b2MueG1sUEsBAi0AFAAGAAgAAAAhAEQNmjDeAAAACQEAAA8AAAAAAAAAAAAAAAAA8wQAAGRycy9k b3ducmV2LnhtbFBLBQYAAAAABAAEAPMAAAD+BQAAAAA= " filled="f" stroked="f" strokeweight="1pt">
                <v:stroke miterlimit="4"/>
                <v:textbox inset="1.27mm,1.27mm,1.27mm,1.27mm">
                  <w:txbxContent>
                    <w:p w14:paraId="6C4FD895" w14:textId="02DDC97D" w:rsidR="00343DED" w:rsidRPr="0010115F" w:rsidRDefault="00343DED" w:rsidP="00047708">
                      <w:pPr>
                        <w:jc w:val="center"/>
                        <w:rPr>
                          <w:rFonts w:ascii="Ebrima" w:hAnsi="Ebrima"/>
                          <w:b/>
                          <w:bCs/>
                          <w:lang w:val="fr-CI"/>
                        </w:rPr>
                      </w:pPr>
                      <w:r>
                        <w:rPr>
                          <w:rFonts w:ascii="Ebrima" w:hAnsi="Ebrima"/>
                          <w:b/>
                          <w:bCs/>
                          <w:lang w:val="fr-CI"/>
                        </w:rPr>
                        <w:t xml:space="preserve">Le Ministre de l’</w:t>
                      </w:r>
                      <w:del w:id="100071" w:author="Claude" w:date="2026-09-29T09:00:00Z">
                        <w:r>
                          <w:rPr>
                            <w:rFonts w:ascii="Ebrima" w:hAnsi="Ebrima"/>
                            <w:b/>
                            <w:bCs/>
                            <w:lang w:val="fr-CI"/>
                          </w:rPr>
                          <w:delText xml:space="preserve">E</w:delText>
                        </w:r>
                      </w:del>
                      <w:ins w:id="100072" w:author="Claude" w:date="2026-09-29T09:00:00Z">
                        <w:r>
                          <w:rPr>
                            <w:rFonts w:ascii="Ebrima" w:hAnsi="Ebrima"/>
                            <w:b/>
                            <w:bCs/>
                            <w:lang w:val="fr-CI"/>
                          </w:rPr>
                          <w:t xml:space="preserve">É</w:t>
                        </w:r>
                      </w:ins>
                      <w:r>
                        <w:rPr>
                          <w:rFonts w:ascii="Ebrima" w:hAnsi="Ebrima"/>
                          <w:b/>
                          <w:bCs/>
                          <w:lang w:val="fr-CI"/>
                        </w:rPr>
                        <w:t xml:space="preserve">conomie,</w:t>
                      </w:r>
                    </w:p>
                    <w:p w14:paraId="7E787B30" w14:textId="372046FB" w:rsidR="00343DED" w:rsidRPr="0010115F" w:rsidRDefault="00343DED" w:rsidP="00047708">
                      <w:pPr>
                        <w:jc w:val="center"/>
                        <w:rPr>
                          <w:rFonts w:ascii="Ebrima" w:hAnsi="Ebrima"/>
                          <w:b/>
                          <w:bCs/>
                          <w:lang w:val="fr-CI"/>
                        </w:rPr>
                      </w:pPr>
                      <w:r>
                        <w:rPr>
                          <w:rFonts w:ascii="Ebrima" w:hAnsi="Ebrima"/>
                          <w:b/>
                          <w:bCs/>
                          <w:lang w:val="fr-CI"/>
                        </w:rPr>
                        <w:t>des Finances et du Budget</w:t>
                      </w:r>
                    </w:p>
                    <w:p w14:paraId="587622BC" w14:textId="77777777" w:rsidR="00343DED" w:rsidRPr="0010115F" w:rsidRDefault="00343DED" w:rsidP="00047708">
                      <w:pPr>
                        <w:jc w:val="center"/>
                        <w:rPr>
                          <w:rFonts w:ascii="Ebrima" w:hAnsi="Ebrima"/>
                          <w:lang w:val="fr-CI"/>
                        </w:rPr>
                      </w:pPr>
                    </w:p>
                    <w:p w14:paraId="1A280B58" w14:textId="77777777" w:rsidR="00343DED" w:rsidRPr="0010115F" w:rsidRDefault="00343DED" w:rsidP="00047708">
                      <w:pPr>
                        <w:jc w:val="center"/>
                        <w:rPr>
                          <w:rFonts w:ascii="Ebrima" w:hAnsi="Ebrima"/>
                          <w:lang w:val="fr-CI"/>
                        </w:rPr>
                      </w:pPr>
                    </w:p>
                    <w:p w14:paraId="1E5EAC32" w14:textId="77777777" w:rsidR="00343DED" w:rsidRPr="0010115F" w:rsidRDefault="00343DED" w:rsidP="00047708">
                      <w:pPr>
                        <w:jc w:val="center"/>
                        <w:rPr>
                          <w:rFonts w:ascii="Ebrima" w:hAnsi="Ebrima"/>
                          <w:lang w:val="fr-CI"/>
                        </w:rPr>
                      </w:pPr>
                    </w:p>
                    <w:p w14:paraId="025FDAC3" w14:textId="77777777" w:rsidR="00343DED" w:rsidRPr="0010115F" w:rsidRDefault="00343DED" w:rsidP="00047708">
                      <w:pPr>
                        <w:jc w:val="center"/>
                        <w:rPr>
                          <w:rFonts w:ascii="Ebrima" w:hAnsi="Ebrima"/>
                          <w:sz w:val="44"/>
                          <w:szCs w:val="44"/>
                          <w:lang w:val="fr-CI"/>
                        </w:rPr>
                      </w:pPr>
                    </w:p>
                    <w:p w14:paraId="7A113547" w14:textId="77777777" w:rsidR="00343DED" w:rsidRPr="0010115F" w:rsidRDefault="00343DED" w:rsidP="00047708">
                      <w:pPr>
                        <w:jc w:val="center"/>
                        <w:rPr>
                          <w:lang w:val="fr-CI"/>
                        </w:rPr>
                      </w:pPr>
                    </w:p>
                    <w:p w14:paraId="0A34ACAF" w14:textId="560D905A" w:rsidR="00343DED" w:rsidRPr="00047708" w:rsidRDefault="00343DED" w:rsidP="00047708">
                      <w:pPr>
                        <w:jc w:val="center"/>
                        <w:rPr>
                          <w:rFonts w:ascii="Ebrima" w:hAnsi="Ebrima"/>
                          <w:b/>
                          <w:bCs/>
                        </w:rPr>
                      </w:pPr>
                      <w:r>
                        <w:rPr>
                          <w:rFonts w:ascii="Ebrima" w:hAnsi="Ebrima"/>
                          <w:b/>
                          <w:bCs/>
                        </w:rPr>
                        <w:t>Adama COULIBALY</w:t>
                      </w:r>
                    </w:p>
                  </w:txbxContent>
                </v:textbox>
              </v:shape>
            </w:pict>
          </mc:Fallback>
        </mc:AlternateContent>
      </w:r>
    </w:p>
    <w:p w14:paraId="31D91AB7" w14:textId="77777777" w:rsidR="00047708" w:rsidRPr="00133E26" w:rsidRDefault="00047708" w:rsidP="00410338">
      <w:pPr>
        <w:pStyle w:val="Corps"/>
        <w:jc w:val="both"/>
        <w:rPr>
          <w:rFonts w:ascii="Ebrima" w:hAnsi="Ebrima" w:cs="Courier New"/>
          <w:color w:val="auto"/>
        </w:rPr>
      </w:pPr>
    </w:p>
    <w:sectPr w:rsidR="00047708" w:rsidRPr="00133E26" w:rsidSect="005B578A">
      <w:footerReference w:type="default" r:id="rId10"/>
      <w:footerReference w:type="first" r:id="rId11"/>
      <w:pgSz w:w="11900" w:h="16840"/>
      <w:pgMar w:top="567" w:right="843" w:bottom="709" w:left="992" w:header="709" w:footer="709" w:gutter="0"/>
      <w:cols w:space="720"/>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NOU" w:date="2026-08-20T08:17:00Z" w:initials="M">
    <w:p w14:paraId="3C373522" w14:textId="3C7DE699" w:rsidR="00343DED" w:rsidRDefault="00343DED">
      <w:pPr>
        <w:pStyle w:val="Commentaire"/>
      </w:pPr>
      <w:r>
        <w:rPr>
          <w:rStyle w:val="Marquedecommentaire"/>
        </w:rPr>
        <w:annotationRef/>
      </w:r>
      <w:r>
        <w:t>Harmoniser l’écriture des mots par l’accentuation ou pas</w:t>
      </w:r>
      <w:r w:rsidR="00FE3FA5">
        <w:t>.</w:t>
      </w:r>
    </w:p>
  </w:comment>
  <w:comment w:id="11" w:author="MANOU" w:date="2026-08-20T08:22:00Z" w:initials="M">
    <w:p w14:paraId="7FE278CB" w14:textId="2F13BC8B" w:rsidR="00343DED" w:rsidRDefault="00343DED" w:rsidP="00980E1E">
      <w:pPr>
        <w:pStyle w:val="Commentaire"/>
      </w:pPr>
      <w:r>
        <w:rPr>
          <w:rStyle w:val="Marquedecommentaire"/>
        </w:rPr>
        <w:annotationRef/>
      </w:r>
      <w:r>
        <w:rPr>
          <w:lang w:val="fr-FR"/>
        </w:rPr>
        <w:t>L'introduction annonce deux parties alors que le document en comporte trois : la troisième (état d'exécution des activités d'appui à la production durable et soldes bancaires) n'est pas annoncée.</w:t>
      </w:r>
    </w:p>
  </w:comment>
  <w:comment w:id="14" w:author="MANOU" w:date="2026-08-20T08:27:00Z" w:initials="M">
    <w:p w14:paraId="086E85E7" w14:textId="13C113FD" w:rsidR="00343DED" w:rsidRDefault="00343DED">
      <w:pPr>
        <w:pStyle w:val="Commentaire"/>
      </w:pPr>
      <w:r>
        <w:rPr>
          <w:rStyle w:val="Marquedecommentaire"/>
        </w:rPr>
        <w:annotationRef/>
      </w:r>
      <w:r>
        <w:rPr>
          <w:lang w:val="fr-FR"/>
        </w:rPr>
        <w:t>La production passe de 555 030 à</w:t>
      </w:r>
      <w:r w:rsidR="00FE28A4">
        <w:rPr>
          <w:lang w:val="fr-FR"/>
        </w:rPr>
        <w:t xml:space="preserve"> 879 819 tonnes, soit + 58,52 %. </w:t>
      </w:r>
      <w:r>
        <w:rPr>
          <w:lang w:val="fr-FR"/>
        </w:rPr>
        <w:t>Elle n'a pas doublé mais a plutôt connu une hausse.</w:t>
      </w:r>
    </w:p>
  </w:comment>
  <w:comment w:id="15" w:author="MANOU" w:date="2026-08-20T08:28:00Z" w:initials="M">
    <w:p w14:paraId="18723785" w14:textId="7600C49F" w:rsidR="00343DED" w:rsidRPr="00343DED" w:rsidRDefault="00343DED" w:rsidP="00343DED">
      <w:pPr>
        <w:pStyle w:val="Commentaire"/>
      </w:pPr>
      <w:r>
        <w:rPr>
          <w:rStyle w:val="Marquedecommentaire"/>
        </w:rPr>
        <w:annotationRef/>
      </w:r>
      <w:r>
        <w:rPr>
          <w:lang w:val="fr-FR"/>
        </w:rPr>
        <w:t>Il s’agit d’u</w:t>
      </w:r>
      <w:r w:rsidRPr="00343DED">
        <w:rPr>
          <w:lang w:val="fr-FR"/>
        </w:rPr>
        <w:t xml:space="preserve">ne baisse </w:t>
      </w:r>
      <w:r>
        <w:rPr>
          <w:lang w:val="fr-FR"/>
        </w:rPr>
        <w:t>et non</w:t>
      </w:r>
      <w:r w:rsidRPr="00343DED">
        <w:rPr>
          <w:lang w:val="fr-FR"/>
        </w:rPr>
        <w:t xml:space="preserve"> </w:t>
      </w:r>
      <w:r>
        <w:rPr>
          <w:lang w:val="fr-FR"/>
        </w:rPr>
        <w:t>d’</w:t>
      </w:r>
      <w:r w:rsidRPr="00343DED">
        <w:rPr>
          <w:lang w:val="fr-FR"/>
        </w:rPr>
        <w:t>une hausse.</w:t>
      </w:r>
    </w:p>
    <w:p w14:paraId="70C8A6FB" w14:textId="519C6AE1" w:rsidR="00343DED" w:rsidRDefault="00343DED" w:rsidP="00343DED">
      <w:pPr>
        <w:pStyle w:val="Commentaire"/>
      </w:pPr>
      <w:r>
        <w:rPr>
          <w:lang w:val="fr-FR"/>
        </w:rPr>
        <w:t>12 570 tonnes sont inférieures à 16 372 tonnes. Le calcul 12 570 / 16 372 − 1 = − 23,22 % est exact ; seul le sens est inversé. La conclusion du document écrit d'ailleurs correctement « soit une baisse de 23,22 % ».</w:t>
      </w:r>
    </w:p>
    <w:p w14:paraId="5FA6A4EA" w14:textId="17119447" w:rsidR="00343DED" w:rsidRDefault="00343DED">
      <w:pPr>
        <w:pStyle w:val="Commentaire"/>
      </w:pPr>
    </w:p>
  </w:comment>
  <w:comment w:id="17" w:author="MANOU" w:date="2026-08-20T08:32:00Z" w:initials="M">
    <w:p w14:paraId="092C45A4" w14:textId="6077847E" w:rsidR="00BC0ADD" w:rsidRDefault="00BC0ADD">
      <w:pPr>
        <w:pStyle w:val="Commentaire"/>
      </w:pPr>
      <w:r>
        <w:rPr>
          <w:rStyle w:val="Marquedecommentaire"/>
        </w:rPr>
        <w:annotationRef/>
      </w:r>
      <w:r>
        <w:rPr>
          <w:lang w:val="fr-FR"/>
        </w:rPr>
        <w:t>La comparaison porte sur janvier-juin, non sur l'année entière : « par rapport à la même période de 2025 ». Même observation pour la phrase correspondante des redevances d'investissement (« en hausse de 66,67 % par rapport à l'année 2025 »).</w:t>
      </w:r>
    </w:p>
  </w:comment>
  <w:comment w:id="48" w:author="H P" w:date="2026-08-11T12:29:00Z" w:initials="HP">
    <w:p w14:paraId="4FE72BDB" w14:textId="704EA92F" w:rsidR="00343DED" w:rsidRPr="003F5EC5" w:rsidRDefault="00343DED">
      <w:pPr>
        <w:pStyle w:val="Commentaire"/>
        <w:rPr>
          <w:lang w:val="fr-CI"/>
        </w:rPr>
      </w:pPr>
      <w:r>
        <w:rPr>
          <w:rStyle w:val="Marquedecommentaire"/>
        </w:rPr>
        <w:annotationRef/>
      </w:r>
      <w:r w:rsidRPr="003F5EC5">
        <w:rPr>
          <w:lang w:val="fr-CI"/>
        </w:rPr>
        <w:t xml:space="preserve">Harmoniser le nombre de décimales (2 ou 3 partout) pour éliminer les micro-écarts de votre tableau. Et en tenir compte dans le texte. </w:t>
      </w:r>
    </w:p>
  </w:comment>
  <w:comment w:id="49" w:author="H P" w:date="2026-08-11T12:30:00Z" w:initials="HP">
    <w:p w14:paraId="7489068C" w14:textId="2B070B6F" w:rsidR="00343DED" w:rsidRPr="003F5EC5" w:rsidRDefault="00343DED">
      <w:pPr>
        <w:pStyle w:val="Commentaire"/>
        <w:rPr>
          <w:lang w:val="fr-CI"/>
        </w:rPr>
      </w:pPr>
      <w:r>
        <w:rPr>
          <w:rStyle w:val="Marquedecommentaire"/>
        </w:rPr>
        <w:annotationRef/>
      </w:r>
      <w:r w:rsidRPr="003F5EC5">
        <w:rPr>
          <w:lang w:val="fr-CI"/>
        </w:rPr>
        <w:t>38,13</w:t>
      </w:r>
      <w:r w:rsidRPr="003F5EC5">
        <w:rPr>
          <w:b/>
          <w:lang w:val="fr-CI"/>
        </w:rPr>
        <w:t>4</w:t>
      </w:r>
    </w:p>
  </w:comment>
  <w:comment w:id="112" w:author="H P" w:date="2026-08-11T12:33:00Z" w:initials="HP">
    <w:p w14:paraId="484E5C11" w14:textId="0BB869CF" w:rsidR="00343DED" w:rsidRPr="003F5EC5" w:rsidRDefault="00343DED">
      <w:pPr>
        <w:pStyle w:val="Commentaire"/>
        <w:rPr>
          <w:lang w:val="fr-CI"/>
        </w:rPr>
      </w:pPr>
      <w:r>
        <w:rPr>
          <w:rStyle w:val="Marquedecommentaire"/>
        </w:rPr>
        <w:annotationRef/>
      </w:r>
      <w:r w:rsidRPr="003F5EC5">
        <w:rPr>
          <w:lang w:val="fr-CI"/>
        </w:rPr>
        <w:t>422,32</w:t>
      </w:r>
      <w:r w:rsidRPr="003F5EC5">
        <w:rPr>
          <w:b/>
          <w:lang w:val="fr-CI"/>
        </w:rPr>
        <w:t>8</w:t>
      </w:r>
    </w:p>
  </w:comment>
  <w:comment w:id="134" w:author="H P" w:date="2026-08-11T12:34:00Z" w:initials="HP">
    <w:p w14:paraId="3CBFDB47" w14:textId="34A0220F" w:rsidR="00343DED" w:rsidRPr="003F5EC5" w:rsidRDefault="00343DED">
      <w:pPr>
        <w:pStyle w:val="Commentaire"/>
        <w:rPr>
          <w:b/>
          <w:lang w:val="fr-CI"/>
        </w:rPr>
      </w:pPr>
      <w:r w:rsidRPr="00717D20">
        <w:rPr>
          <w:rStyle w:val="Marquedecommentaire"/>
          <w:b/>
        </w:rPr>
        <w:annotationRef/>
      </w:r>
      <w:r w:rsidRPr="003F5EC5">
        <w:rPr>
          <w:b/>
          <w:lang w:val="fr-CI"/>
        </w:rPr>
        <w:t>545.03</w:t>
      </w:r>
    </w:p>
  </w:comment>
  <w:comment w:id="223" w:author="H P" w:date="2026-08-11T12:13:00Z" w:initials="HP">
    <w:p w14:paraId="6A93471C" w14:textId="65532819" w:rsidR="00343DED" w:rsidRPr="003F5EC5" w:rsidRDefault="00343DED">
      <w:pPr>
        <w:pStyle w:val="Commentaire"/>
        <w:rPr>
          <w:lang w:val="fr-CI"/>
        </w:rPr>
      </w:pPr>
      <w:r>
        <w:rPr>
          <w:rStyle w:val="Marquedecommentaire"/>
        </w:rPr>
        <w:annotationRef/>
      </w:r>
      <w:r w:rsidRPr="003F5EC5">
        <w:rPr>
          <w:lang w:val="fr-CI"/>
        </w:rPr>
        <w:t>20, 51</w:t>
      </w:r>
    </w:p>
  </w:comment>
  <w:comment w:id="289" w:author="H P" w:date="2026-08-11T12:16:00Z" w:initials="HP">
    <w:p w14:paraId="423645B6" w14:textId="478DD4E4" w:rsidR="00343DED" w:rsidRPr="003F5EC5" w:rsidRDefault="00343DED">
      <w:pPr>
        <w:pStyle w:val="Commentaire"/>
        <w:rPr>
          <w:lang w:val="fr-CI"/>
        </w:rPr>
      </w:pPr>
      <w:r>
        <w:rPr>
          <w:rStyle w:val="Marquedecommentaire"/>
        </w:rPr>
        <w:annotationRef/>
      </w:r>
      <w:r w:rsidRPr="003F5EC5">
        <w:rPr>
          <w:lang w:val="fr-CI"/>
        </w:rPr>
        <w:t>17,25</w:t>
      </w:r>
    </w:p>
  </w:comment>
  <w:comment w:id="315" w:author="MANOU" w:date="2026-08-20T08:35:00Z" w:initials="M">
    <w:p w14:paraId="5F1E6CB7" w14:textId="0011A8A7" w:rsidR="00BC0ADD" w:rsidRDefault="00BC0ADD">
      <w:pPr>
        <w:pStyle w:val="Commentaire"/>
      </w:pPr>
      <w:r>
        <w:rPr>
          <w:rStyle w:val="Marquedecommentaire"/>
        </w:rPr>
        <w:annotationRef/>
      </w:r>
      <w:r w:rsidR="00FE28A4">
        <w:rPr>
          <w:lang w:val="fr-FR"/>
        </w:rPr>
        <w:t>La dénomination du tableau n’est pas adapté à son contenu.</w:t>
      </w:r>
    </w:p>
  </w:comment>
  <w:comment w:id="316" w:author="H P" w:date="2026-08-11T16:21:00Z" w:initials="HP">
    <w:p w14:paraId="14BD7513" w14:textId="714DDB56" w:rsidR="00343DED" w:rsidRPr="003F5EC5" w:rsidRDefault="00343DED">
      <w:pPr>
        <w:pStyle w:val="Commentaire"/>
        <w:rPr>
          <w:lang w:val="fr-CI"/>
        </w:rPr>
      </w:pPr>
      <w:r>
        <w:rPr>
          <w:rStyle w:val="Marquedecommentaire"/>
        </w:rPr>
        <w:annotationRef/>
      </w:r>
      <w:r>
        <w:rPr>
          <w:rFonts w:ascii="Ebrima" w:hAnsi="Ebrima" w:cs="Tahoma"/>
          <w:lang w:val="fr-FR"/>
        </w:rPr>
        <w:t xml:space="preserve">Est-ce </w:t>
      </w:r>
      <w:r w:rsidRPr="000A0C82">
        <w:rPr>
          <w:rFonts w:ascii="Ebrima" w:hAnsi="Ebrima" w:cs="Tahoma"/>
          <w:lang w:val="fr-FR"/>
        </w:rPr>
        <w:t>les activités d’appui au développement durable de la cacaoculture et de la caféiculture</w:t>
      </w:r>
      <w:r>
        <w:rPr>
          <w:rFonts w:ascii="Ebrima" w:hAnsi="Ebrima" w:cs="Tahoma"/>
          <w:lang w:val="fr-FR"/>
        </w:rPr>
        <w:t xml:space="preserve"> ? </w:t>
      </w:r>
    </w:p>
  </w:comment>
  <w:comment w:id="317" w:author="Martin Kokora" w:date="2026-08-12T10:13:00Z" w:initials="MK">
    <w:p w14:paraId="4B642A7A" w14:textId="46EE1259" w:rsidR="00343DED" w:rsidRPr="003E6217" w:rsidRDefault="00343DED">
      <w:pPr>
        <w:pStyle w:val="Commentaire"/>
        <w:rPr>
          <w:lang w:val="fr-CI"/>
        </w:rPr>
      </w:pPr>
      <w:r>
        <w:rPr>
          <w:rStyle w:val="Marquedecommentaire"/>
        </w:rPr>
        <w:annotationRef/>
      </w:r>
      <w:r w:rsidRPr="003E6217">
        <w:rPr>
          <w:lang w:val="fr-CI"/>
        </w:rPr>
        <w:t>Oui. Les o</w:t>
      </w:r>
      <w:r>
        <w:rPr>
          <w:lang w:val="fr-CI"/>
        </w:rPr>
        <w:t>bjectifs ont évolué mais les intitulés des comptes demeurent</w:t>
      </w:r>
    </w:p>
  </w:comment>
  <w:comment w:id="427" w:author="MANOU" w:date="2026-08-20T08:44:00Z" w:initials="M">
    <w:p w14:paraId="224DDEEF" w14:textId="54251BA9" w:rsidR="0097144F" w:rsidRPr="0097144F" w:rsidRDefault="0097144F" w:rsidP="0097144F">
      <w:pPr>
        <w:pStyle w:val="Commentaire"/>
      </w:pPr>
      <w:r>
        <w:rPr>
          <w:rStyle w:val="Marquedecommentaire"/>
        </w:rPr>
        <w:annotationRef/>
      </w:r>
      <w:r w:rsidRPr="0097144F">
        <w:rPr>
          <w:lang w:val="fr-FR"/>
        </w:rPr>
        <w:t>L’objectif de traçabilité (</w:t>
      </w:r>
      <w:r w:rsidRPr="0097144F">
        <w:rPr>
          <w:lang w:val="fr-FR"/>
        </w:rPr>
        <w:t>le pourcentage</w:t>
      </w:r>
      <w:r w:rsidRPr="0097144F">
        <w:rPr>
          <w:lang w:val="fr-FR"/>
        </w:rPr>
        <w:t>)</w:t>
      </w:r>
      <w:r w:rsidRPr="0097144F">
        <w:rPr>
          <w:lang w:val="fr-FR"/>
        </w:rPr>
        <w:t xml:space="preserve"> ne correspond pas au volume.</w:t>
      </w:r>
    </w:p>
    <w:p w14:paraId="788A9D72" w14:textId="4FE71EF0" w:rsidR="0097144F" w:rsidRDefault="0097144F" w:rsidP="0097144F">
      <w:pPr>
        <w:pStyle w:val="Commentaire"/>
      </w:pPr>
      <w:r>
        <w:rPr>
          <w:lang w:val="fr-FR"/>
        </w:rPr>
        <w:t xml:space="preserve">300 000 tonnes représentant « au moins 15 % » supposerait une production de 2,0 Mt. Or 2 063 070 tonnes sont déjà déclarées au 30 juin 2026 (partie 2). </w:t>
      </w:r>
      <w:r>
        <w:rPr>
          <w:lang w:val="fr-FR"/>
        </w:rPr>
        <w:t>Il faudrait donc soit</w:t>
      </w:r>
      <w:r>
        <w:rPr>
          <w:lang w:val="fr-FR"/>
        </w:rPr>
        <w:t xml:space="preserve"> recalculer le pourcentage cible ou relever l'objectif en volume.</w:t>
      </w:r>
    </w:p>
    <w:p w14:paraId="2AF5E26C" w14:textId="35FC1211" w:rsidR="0097144F" w:rsidRDefault="0097144F">
      <w:pPr>
        <w:pStyle w:val="Commentaire"/>
      </w:pPr>
    </w:p>
  </w:comment>
  <w:comment w:id="435" w:author="MANOU" w:date="2026-08-20T08:49:00Z" w:initials="M">
    <w:p w14:paraId="1B455FE4" w14:textId="6E593FB6" w:rsidR="0097144F" w:rsidRDefault="0097144F">
      <w:pPr>
        <w:pStyle w:val="Commentaire"/>
      </w:pPr>
      <w:r>
        <w:rPr>
          <w:rStyle w:val="Marquedecommentaire"/>
        </w:rPr>
        <w:annotationRef/>
      </w:r>
      <w:r>
        <w:rPr>
          <w:rStyle w:val="Marquedecommentaire"/>
        </w:rPr>
        <w:annotationRef/>
      </w:r>
      <w:r>
        <w:rPr>
          <w:lang w:val="fr-FR"/>
        </w:rPr>
        <w:t xml:space="preserve">Les trois mentions littérales sont périmées : les chiffres entre parenthèses ont été actualisés sans reprise des lettres. 395 au lieu de 413, 354 au lieu de 372, 73 au lieu de 79. </w:t>
      </w:r>
    </w:p>
  </w:comment>
  <w:comment w:id="436" w:author="MANOU" w:date="2026-08-20T08:50:00Z" w:initials="M">
    <w:p w14:paraId="1B44374E" w14:textId="37634230" w:rsidR="0097144F" w:rsidRDefault="0097144F" w:rsidP="0097144F">
      <w:pPr>
        <w:pStyle w:val="Commentaire"/>
      </w:pPr>
      <w:r>
        <w:rPr>
          <w:rStyle w:val="Marquedecommentaire"/>
        </w:rPr>
        <w:annotationRef/>
      </w:r>
      <w:bookmarkStart w:id="437" w:name="_GoBack"/>
      <w:r>
        <w:rPr>
          <w:b/>
          <w:lang w:val="fr-FR"/>
        </w:rPr>
        <w:t>Il y a p</w:t>
      </w:r>
      <w:r>
        <w:rPr>
          <w:b/>
          <w:lang w:val="fr-FR"/>
        </w:rPr>
        <w:t>lus de pompes posées que de forages réalisés.</w:t>
      </w:r>
      <w:bookmarkEnd w:id="437"/>
    </w:p>
    <w:p w14:paraId="230A7E5C" w14:textId="77777777" w:rsidR="0097144F" w:rsidRDefault="0097144F" w:rsidP="0097144F">
      <w:pPr>
        <w:pStyle w:val="Commentaire"/>
      </w:pPr>
      <w:r>
        <w:rPr>
          <w:lang w:val="fr-FR"/>
        </w:rPr>
        <w:t>Le cumul 2012-2026 fait état de 1 994 pompes à motricité humaine posées pour 1 737 forages réalisés. Une pompe supposant un ouvrage, l'écart de 257 doit être expliqué (pose sur forages préexistants ?) ou l'un des deux chiffres corrigé.</w:t>
      </w:r>
    </w:p>
    <w:p w14:paraId="2CF4538D" w14:textId="649E4CC9" w:rsidR="0097144F" w:rsidRDefault="0097144F" w:rsidP="0097144F">
      <w:pPr>
        <w:pStyle w:val="Commentaire"/>
      </w:pPr>
      <w:r>
        <w:rPr>
          <w:lang w:val="fr-FR"/>
        </w:rPr>
        <w:t>Les 500 pompes réparées font déjà l'objet d'une mention distincte dans la même phrase et ne peuvent donc justifier l'écart.</w:t>
      </w:r>
    </w:p>
  </w:comment>
  <w:comment w:id="448" w:author="H P" w:date="2026-08-11T16:47:00Z" w:initials="HP">
    <w:p w14:paraId="55CCB374" w14:textId="04D02CA3" w:rsidR="00343DED" w:rsidRPr="004360C5" w:rsidRDefault="00343DED">
      <w:pPr>
        <w:pStyle w:val="Commentaire"/>
        <w:rPr>
          <w:lang w:val="fr-CI"/>
        </w:rPr>
      </w:pPr>
      <w:r>
        <w:rPr>
          <w:rStyle w:val="Marquedecommentaire"/>
        </w:rPr>
        <w:annotationRef/>
      </w:r>
      <w:r w:rsidRPr="004360C5">
        <w:rPr>
          <w:lang w:val="fr-CI"/>
        </w:rPr>
        <w:t>29,63, c’est bien 29,62. Total (b)=18.37 e</w:t>
      </w:r>
      <w:r>
        <w:rPr>
          <w:lang w:val="fr-CI"/>
        </w:rPr>
        <w:t>t non 18.36</w:t>
      </w:r>
    </w:p>
  </w:comment>
  <w:comment w:id="449" w:author="Martin Kokora" w:date="2026-08-12T09:10:00Z" w:initials="MK">
    <w:p w14:paraId="3CF05B80" w14:textId="6BF30D25" w:rsidR="00343DED" w:rsidRPr="004360C5" w:rsidRDefault="00343DED">
      <w:pPr>
        <w:pStyle w:val="Commentaire"/>
        <w:rPr>
          <w:lang w:val="fr-CI"/>
        </w:rPr>
      </w:pPr>
      <w:r>
        <w:rPr>
          <w:rStyle w:val="Marquedecommentaire"/>
        </w:rPr>
        <w:annotationRef/>
      </w:r>
    </w:p>
  </w:comment>
  <w:comment w:id="450" w:author="MANOU" w:date="2026-08-20T08:55:00Z" w:initials="M">
    <w:p w14:paraId="5B159ACC" w14:textId="6646065A" w:rsidR="00FE3FA5" w:rsidRPr="00FE3FA5" w:rsidRDefault="00FE3FA5" w:rsidP="00FE3FA5">
      <w:pPr>
        <w:pStyle w:val="Commentaire"/>
        <w:rPr>
          <w:lang w:val="fr-FR"/>
        </w:rPr>
      </w:pPr>
      <w:r>
        <w:rPr>
          <w:rStyle w:val="Marquedecommentaire"/>
        </w:rPr>
        <w:annotationRef/>
      </w:r>
      <w:r>
        <w:rPr>
          <w:lang w:val="fr-FR"/>
        </w:rPr>
        <w:t>Le tableau 10 du présent document donne, pour la BNI, un t</w:t>
      </w:r>
      <w:r>
        <w:rPr>
          <w:lang w:val="fr-FR"/>
        </w:rPr>
        <w:t>otal de 46,38 milliards de FCFA.</w:t>
      </w:r>
    </w:p>
    <w:p w14:paraId="5A279632" w14:textId="69B0BE35" w:rsidR="00FE3FA5" w:rsidRDefault="00FE3FA5" w:rsidP="00FE3FA5">
      <w:pPr>
        <w:pStyle w:val="Commentaire"/>
      </w:pPr>
      <w:r>
        <w:rPr>
          <w:lang w:val="fr-FR"/>
        </w:rPr>
        <w:t>Le montant de 47,48 milliards est exactement le total BNI du ta</w:t>
      </w:r>
      <w:r>
        <w:rPr>
          <w:lang w:val="fr-FR"/>
        </w:rPr>
        <w:t xml:space="preserve">bleau 11 du CCM au 31 mars 2026. </w:t>
      </w:r>
      <w:r>
        <w:rPr>
          <w:lang w:val="fr-FR"/>
        </w:rPr>
        <w:t>Il s'agit d'un report de paragraphe non actualisé.</w:t>
      </w:r>
    </w:p>
  </w:comment>
  <w:comment w:id="451" w:author="H P" w:date="2026-08-11T16:52:00Z" w:initials="HP">
    <w:p w14:paraId="6CB74E3A" w14:textId="6C449584" w:rsidR="00343DED" w:rsidRPr="004360C5" w:rsidRDefault="00343DED">
      <w:pPr>
        <w:pStyle w:val="Commentaire"/>
        <w:rPr>
          <w:lang w:val="fr-CI"/>
        </w:rPr>
      </w:pPr>
      <w:r>
        <w:rPr>
          <w:rStyle w:val="Marquedecommentaire"/>
        </w:rPr>
        <w:annotationRef/>
      </w:r>
      <w:r w:rsidRPr="004360C5">
        <w:rPr>
          <w:lang w:val="fr-CI"/>
        </w:rPr>
        <w:t>Somme : 22,76</w:t>
      </w:r>
    </w:p>
  </w:comment>
  <w:comment w:id="454" w:author="H P" w:date="2026-08-11T16:52:00Z" w:initials="HP">
    <w:p w14:paraId="1E28DA8C" w14:textId="0A8538CC" w:rsidR="00343DED" w:rsidRPr="003F5EC5" w:rsidRDefault="00343DED">
      <w:pPr>
        <w:pStyle w:val="Commentaire"/>
        <w:rPr>
          <w:lang w:val="fr-CI"/>
        </w:rPr>
      </w:pPr>
      <w:r>
        <w:rPr>
          <w:rStyle w:val="Marquedecommentaire"/>
        </w:rPr>
        <w:annotationRef/>
      </w:r>
      <w:r w:rsidRPr="003F5EC5">
        <w:rPr>
          <w:lang w:val="fr-CI"/>
        </w:rPr>
        <w:t>11,93</w:t>
      </w:r>
    </w:p>
  </w:comment>
  <w:comment w:id="455" w:author="Claude" w:date="2026-09-29T21:42:30Z" w:initials="CL">
    <w:p w14:paraId="35DD9E79" w14:textId="77777777">
      <w:r>
        <w:rPr>
          <w:rStyle w:val="CommentReference"/>
        </w:rPr>
        <w:annotationRef/>
      </w:r>
      <w:r>
        <w:rPr>
          <w:color w:val="000000"/>
          <w:sz w:val="20"/>
          <w:szCs w:val="20"/>
        </w:rPr>
        <w:t xml:space="preserve">Incohérence entre le prix moyen et le revenu : 879 819 t × 1 867 FCFA/kg ≈ 1 642,6 Mds, et non 1 688,78 Mds. Recoupement avec la partie 2 : 4 955,39 Mds (oct. 2025-juin 2026) − production oct.-déc. 2025 (2 063 070 − 879 819 = 1 183 251 t) × 2 800 FCFA/kg = 1 642,29 Mds (même méthode vérifiée sur 2025 : 2 930,38 − 1 023 892 t × 1 800 = 1 087,38). Variation recalculée : 1 642,29 / 1 087,38 − 1 = +51,03 %. À confirmer avec les données exactes.</w:t>
      </w:r>
    </w:p>
  </w:comment>
  <w:comment w:id="456" w:author="Claude" w:date="2026-09-29T21:42:30Z" w:initials="CL">
    <w:p w14:paraId="71D235F1" w14:textId="77777777">
      <w:r>
        <w:rPr>
          <w:rStyle w:val="CommentReference"/>
        </w:rPr>
        <w:annotationRef/>
      </w:r>
      <w:r>
        <w:rPr>
          <w:color w:val="000000"/>
          <w:sz w:val="20"/>
          <w:szCs w:val="20"/>
        </w:rPr>
        <w:t xml:space="preserve">Pourcentage supprimé : 300 000 t ne peuvent représenter « au moins 15 % » que pour une production d'environ 2,0 Mt, or 2 063 070 t sont déjà déclarées au 30 juin 2026. Réintroduire un pourcentage recalculé sur la production prévisionnelle de la campagne, ou relever l'objectif en volume.</w:t>
      </w:r>
    </w:p>
  </w:comment>
  <w:comment w:id="457" w:author="Claude" w:date="2026-09-29T21:42:30Z" w:initials="CL">
    <w:p w14:paraId="39E41AE5" w14:textId="77777777">
      <w:r>
        <w:rPr>
          <w:rStyle w:val="CommentReference"/>
        </w:rPr>
        <w:annotationRef/>
      </w:r>
      <w:r>
        <w:rPr>
          <w:color w:val="000000"/>
          <w:sz w:val="20"/>
          <w:szCs w:val="20"/>
        </w:rPr>
        <w:t xml:space="preserve">Incohérence non corrigée faute de donnée source : 1 994 pompes posées pour 1 737 forages réalisés. Préciser si des pompes ont été posées sur des forages préexistants ou corriger l'un des deux chiffres.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373522" w15:done="0"/>
  <w15:commentEx w15:paraId="7FE278CB" w15:done="0"/>
  <w15:commentEx w15:paraId="086E85E7" w15:done="0"/>
  <w15:commentEx w15:paraId="5FA6A4EA" w15:done="0"/>
  <w15:commentEx w15:paraId="092C45A4" w15:done="0"/>
  <w15:commentEx w15:paraId="4FE72BDB" w15:done="0"/>
  <w15:commentEx w15:paraId="7489068C" w15:done="0"/>
  <w15:commentEx w15:paraId="484E5C11" w15:done="0"/>
  <w15:commentEx w15:paraId="3CBFDB47" w15:done="0"/>
  <w15:commentEx w15:paraId="6A93471C" w15:done="0"/>
  <w15:commentEx w15:paraId="423645B6" w15:done="0"/>
  <w15:commentEx w15:paraId="5F1E6CB7" w15:done="0"/>
  <w15:commentEx w15:paraId="14BD7513" w15:done="0"/>
  <w15:commentEx w15:paraId="4B642A7A" w15:paraIdParent="14BD7513" w15:done="0"/>
  <w15:commentEx w15:paraId="2AF5E26C" w15:done="0"/>
  <w15:commentEx w15:paraId="1B455FE4" w15:done="0"/>
  <w15:commentEx w15:paraId="2CF4538D" w15:done="0"/>
  <w15:commentEx w15:paraId="55CCB374" w15:done="0"/>
  <w15:commentEx w15:paraId="3CF05B80" w15:paraIdParent="55CCB374" w15:done="0"/>
  <w15:commentEx w15:paraId="5A279632" w15:done="0"/>
  <w15:commentEx w15:paraId="6CB74E3A" w15:done="0"/>
  <w15:commentEx w15:paraId="1E28DA8C" w15:done="0"/>
  <w15:commentEx w15:paraId="35DD9E79" w15:done="0"/>
  <w15:commentEx w15:paraId="71D235F1" w15:done="0"/>
  <w15:commentEx w15:paraId="39E41AE5" w15:paraIdParent="1B4437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B15467B" w16cex:dateUtc="2026-08-12T10:13:00Z"/>
  <w16cex:commentExtensible w16cex:durableId="57EC09E9" w16cex:dateUtc="2026-08-12T09:10:00Z"/>
  <w16cex:commentExtensible w16cex:durableId="5C0002B7" w16cex:dateUtc="2026-08-20T09:00:00Z"/>
  <w16cex:commentExtensible w16cex:durableId="5C00056E" w16cex:dateUtc="2026-08-20T09:00:00Z"/>
  <w16cex:commentExtensible w16cex:durableId="5C000825" w16cex:dateUtc="2026-08-20T09:00:00Z"/>
  <w16cex:commentExtensible w16cex:durableId="5C000ADC" w16cex:dateUtc="2026-08-20T09:00:00Z"/>
  <w16cex:commentExtensible w16cex:durableId="5C000D93" w16cex:dateUtc="2026-08-20T09:00:00Z"/>
  <w16cex:commentExtensible w16cex:durableId="5C00104A" w16cex:dateUtc="2026-08-20T09:00:00Z"/>
  <w16cex:commentExtensible w16cex:durableId="5C001301" w16cex:dateUtc="2026-08-20T09:00:00Z"/>
  <w16cex:commentExtensible w16cex:durableId="5C0015B8" w16cex:dateUtc="2026-08-20T09:00:00Z"/>
  <w16cex:commentExtensible w16cex:durableId="5C00186F" w16cex:dateUtc="2026-08-20T09:00:00Z"/>
  <w16cex:commentExtensible w16cex:durableId="5C001B26" w16cex:dateUtc="2026-08-20T09:00:00Z"/>
  <w16cex:commentExtensible w16cex:durableId="5C001DDD" w16cex:dateUtc="2026-08-20T09:00:00Z"/>
  <w16cex:commentExtensible w16cex:durableId="5C002094" w16cex:dateUtc="2026-08-20T09:00:00Z"/>
  <w16cex:commentExtensible w16cex:durableId="5C00234B" w16cex:dateUtc="2026-08-20T09:00:00Z"/>
  <w16cex:commentExtensible w16cex:durableId="5C002602" w16cex:dateUtc="2026-08-20T09:00:00Z"/>
  <w16cex:commentExtensible w16cex:durableId="5C0028B9" w16cex:dateUtc="2026-08-20T09:00:00Z"/>
  <w16cex:commentExtensible w16cex:durableId="5C002B70" w16cex:dateUtc="2026-08-20T09:00:00Z"/>
  <w16cex:commentExtensible w16cex:durableId="5C002E27" w16cex:dateUtc="2026-08-20T09:00:00Z"/>
  <w16cex:commentExtensible w16cex:durableId="5C0030DE" w16cex:dateUtc="2026-08-20T09:00:00Z"/>
  <w16cex:commentExtensible w16cex:durableId="5C003395" w16cex:dateUtc="2026-08-20T09:00:00Z"/>
  <w16cex:commentExtensible w16cex:durableId="5C00364C" w16cex:dateUtc="2026-08-20T09:00:00Z"/>
  <w16cex:commentExtensible w16cex:durableId="5C003903" w16cex:dateUtc="2026-08-20T09:00:00Z"/>
  <w16cex:commentExtensible w16cex:durableId="5C003BBA" w16cex:dateUtc="2026-08-20T09:00:00Z"/>
  <w16cex:commentExtensible w16cex:durableId="5C003E71" w16cex:dateUtc="2026-08-20T09:00:00Z"/>
  <w16cex:commentExtensible w16cex:durableId="5C004128" w16cex:dateUtc="2026-08-20T09:00:00Z"/>
  <w16cex:commentExtensible w16cex:durableId="5C0043DF" w16cex:dateUtc="2026-08-20T09:00:00Z"/>
  <w16cex:commentExtensible w16cex:durableId="5C004696" w16cex:dateUtc="2026-08-20T09:00:00Z"/>
  <w16cex:commentExtensible w16cex:durableId="5C00494D" w16cex:dateUtc="2026-08-20T09:00:00Z"/>
  <w16cex:commentExtensible w16cex:durableId="5C004C04" w16cex:dateUtc="2026-08-20T09:00:00Z"/>
  <w16cex:commentExtensible w16cex:durableId="5C004EBB" w16cex:dateUtc="2026-08-20T09:00:00Z"/>
  <w16cex:commentExtensible w16cex:durableId="5C005172" w16cex:dateUtc="2026-08-20T09:00:00Z"/>
  <w16cex:commentExtensible w16cex:durableId="5C005429" w16cex:dateUtc="2026-08-20T09:00:00Z"/>
  <w16cex:commentExtensible w16cex:durableId="61263A51" w16cex:dateUtc="2026-09-29T21:42:30Z"/>
  <w16cex:commentExtensible w16cex:durableId="13A07CE9" w16cex:dateUtc="2026-09-29T21:42:30Z"/>
  <w16cex:commentExtensible w16cex:durableId="3AEED432" w16cex:dateUtc="2026-09-29T21:42:3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E72BDB" w16cid:durableId="58B0FD23"/>
  <w16cid:commentId w16cid:paraId="7489068C" w16cid:durableId="17F9CFBB"/>
  <w16cid:commentId w16cid:paraId="484E5C11" w16cid:durableId="4980CBD5"/>
  <w16cid:commentId w16cid:paraId="3CBFDB47" w16cid:durableId="0D20B36A"/>
  <w16cid:commentId w16cid:paraId="6A93471C" w16cid:durableId="68E013C0"/>
  <w16cid:commentId w16cid:paraId="423645B6" w16cid:durableId="6A1999F6"/>
  <w16cid:commentId w16cid:paraId="14BD7513" w16cid:durableId="4E354EB6"/>
  <w16cid:commentId w16cid:paraId="4B642A7A" w16cid:durableId="7B15467B"/>
  <w16cid:commentId w16cid:paraId="55CCB374" w16cid:durableId="67DA66BC"/>
  <w16cid:commentId w16cid:paraId="3CF05B80" w16cid:durableId="57EC09E9"/>
  <w16cid:commentId w16cid:paraId="6CB74E3A" w16cid:durableId="1AAC0048"/>
  <w16cid:commentId w16cid:paraId="1E28DA8C" w16cid:durableId="11479670"/>
  <w16cid:commentId w16cid:paraId="1A000881" w16cid:durableId="5C0002B7"/>
  <w16cid:commentId w16cid:paraId="1A001239" w16cid:durableId="5C00056E"/>
  <w16cid:commentId w16cid:paraId="1A0020CD" w16cid:durableId="5C000825"/>
  <w16cid:commentId w16cid:paraId="1A002817" w16cid:durableId="5C000ADC"/>
  <w16cid:commentId w16cid:paraId="1A002F61" w16cid:durableId="5C000D93"/>
  <w16cid:commentId w16cid:paraId="1A003919" w16cid:durableId="5C00104A"/>
  <w16cid:commentId w16cid:paraId="1A0042D1" w16cid:durableId="5C001301"/>
  <w16cid:commentId w16cid:paraId="1A004A1B" w16cid:durableId="5C0015B8"/>
  <w16cid:commentId w16cid:paraId="1A005165" w16cid:durableId="5C00186F"/>
  <w16cid:commentId w16cid:paraId="1A0058AF" w16cid:durableId="5C001B26"/>
  <w16cid:commentId w16cid:paraId="1A005FF9" w16cid:durableId="5C001DDD"/>
  <w16cid:commentId w16cid:paraId="1A006743" w16cid:durableId="5C002094"/>
  <w16cid:commentId w16cid:paraId="1A006E8D" w16cid:durableId="5C00234B"/>
  <w16cid:commentId w16cid:paraId="1A0075D7" w16cid:durableId="5C002602"/>
  <w16cid:commentId w16cid:paraId="1A007AB3" w16cid:durableId="5C0028B9"/>
  <w16cid:commentId w16cid:paraId="1A008947" w16cid:durableId="5C002B70"/>
  <w16cid:commentId w16cid:paraId="1A009091" w16cid:durableId="5C002E27"/>
  <w16cid:commentId w16cid:paraId="1A0097DB" w16cid:durableId="5C0030DE"/>
  <w16cid:commentId w16cid:paraId="1A009F25" w16cid:durableId="5C003395"/>
  <w16cid:commentId w16cid:paraId="1A00A66F" w16cid:durableId="5C00364C"/>
  <w16cid:commentId w16cid:paraId="1A00ADB9" w16cid:durableId="5C003903"/>
  <w16cid:commentId w16cid:paraId="1A00B295" w16cid:durableId="5C003BBA"/>
  <w16cid:commentId w16cid:paraId="1A00B771" w16cid:durableId="5C003E71"/>
  <w16cid:commentId w16cid:paraId="1A00BC4D" w16cid:durableId="5C004128"/>
  <w16cid:commentId w16cid:paraId="1A00C129" w16cid:durableId="5C0043DF"/>
  <w16cid:commentId w16cid:paraId="1A00C605" w16cid:durableId="5C004696"/>
  <w16cid:commentId w16cid:paraId="1A00CAE1" w16cid:durableId="5C00494D"/>
  <w16cid:commentId w16cid:paraId="1A00CFBD" w16cid:durableId="5C004C04"/>
  <w16cid:commentId w16cid:paraId="1A00D499" w16cid:durableId="5C004EBB"/>
  <w16cid:commentId w16cid:paraId="1A00DBE3" w16cid:durableId="5C005172"/>
  <w16cid:commentId w16cid:paraId="1A00E0BF" w16cid:durableId="5C005429"/>
  <w16cid:commentId w16cid:paraId="35DD9E79" w16cid:durableId="61263A51"/>
  <w16cid:commentId w16cid:paraId="71D235F1" w16cid:durableId="13A07CE9"/>
  <w16cid:commentId w16cid:paraId="39E41AE5" w16cid:durableId="3AEED43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708F08" w14:textId="77777777" w:rsidR="00D300FF" w:rsidRDefault="00D300FF">
      <w:r>
        <w:separator/>
      </w:r>
    </w:p>
  </w:endnote>
  <w:endnote w:type="continuationSeparator" w:id="0">
    <w:p w14:paraId="0CFD3940" w14:textId="77777777" w:rsidR="00D300FF" w:rsidRDefault="00D30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Times New Roman"/>
    <w:charset w:val="00"/>
    <w:family w:val="roman"/>
    <w:pitch w:val="default"/>
  </w:font>
  <w:font w:name="Carlito">
    <w:charset w:val="00"/>
    <w:family w:val="roman"/>
    <w:pitch w:val="default"/>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CC903C" w14:textId="7D2F9692" w:rsidR="00343DED" w:rsidRDefault="00343DED">
    <w:pPr>
      <w:pStyle w:val="Pieddepage"/>
      <w:jc w:val="center"/>
    </w:pPr>
    <w:r>
      <w:rPr>
        <w:rStyle w:val="Aucun"/>
      </w:rPr>
      <w:fldChar w:fldCharType="begin"/>
    </w:r>
    <w:r>
      <w:rPr>
        <w:rStyle w:val="Aucun"/>
      </w:rPr>
      <w:instrText xml:space="preserve"> PAGE </w:instrText>
    </w:r>
    <w:r>
      <w:rPr>
        <w:rStyle w:val="Aucun"/>
      </w:rPr>
      <w:fldChar w:fldCharType="separate"/>
    </w:r>
    <w:r w:rsidR="00B871DF">
      <w:rPr>
        <w:rStyle w:val="Aucun"/>
        <w:noProof/>
      </w:rPr>
      <w:t>17</w:t>
    </w:r>
    <w:r>
      <w:rPr>
        <w:rStyle w:val="Aucu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C73C23" w14:textId="77777777" w:rsidR="00343DED" w:rsidRPr="00F86B4B" w:rsidRDefault="00343DED" w:rsidP="00A8513C">
    <w:pPr>
      <w:pStyle w:val="Pieddepage"/>
      <w:jc w:val="center"/>
      <w:rPr>
        <w:color w:val="auto"/>
      </w:rPr>
    </w:pPr>
    <w:r w:rsidRPr="00F86B4B">
      <w:rPr>
        <w:color w:val="auto"/>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AC1012" w14:textId="77777777" w:rsidR="00D300FF" w:rsidRDefault="00D300FF">
      <w:r>
        <w:separator/>
      </w:r>
    </w:p>
  </w:footnote>
  <w:footnote w:type="continuationSeparator" w:id="0">
    <w:p w14:paraId="0D03E967" w14:textId="77777777" w:rsidR="00D300FF" w:rsidRDefault="00D300FF">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A134A7"/>
    <w:multiLevelType w:val="hybridMultilevel"/>
    <w:tmpl w:val="7A86004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4105CA9"/>
    <w:multiLevelType w:val="hybridMultilevel"/>
    <w:tmpl w:val="9AE27940"/>
    <w:lvl w:ilvl="0" w:tplc="0B0405E2">
      <w:start w:val="1"/>
      <w:numFmt w:val="decimal"/>
      <w:pStyle w:val="ParagraphNumbering"/>
      <w:lvlText w:val="%1.     "/>
      <w:lvlJc w:val="left"/>
      <w:pPr>
        <w:tabs>
          <w:tab w:val="num" w:pos="7241"/>
        </w:tabs>
        <w:ind w:left="6521" w:firstLine="0"/>
      </w:pPr>
      <w:rPr>
        <w:rFonts w:hint="default"/>
        <w:b/>
        <w:i w:val="0"/>
        <w:color w:val="auto"/>
        <w:sz w:val="22"/>
        <w:szCs w:val="22"/>
      </w:rPr>
    </w:lvl>
    <w:lvl w:ilvl="1" w:tplc="04090001">
      <w:start w:val="1"/>
      <w:numFmt w:val="bullet"/>
      <w:lvlText w:val=""/>
      <w:lvlJc w:val="left"/>
      <w:pPr>
        <w:tabs>
          <w:tab w:val="num" w:pos="1440"/>
        </w:tabs>
        <w:ind w:left="1440" w:hanging="360"/>
      </w:pPr>
      <w:rPr>
        <w:rFonts w:ascii="Symbol" w:hAnsi="Symbol" w:hint="default"/>
        <w:b/>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CDA9DD0"/>
    <w:multiLevelType w:val="hybridMultilevel"/>
    <w:tmpl w:val="AF7496CC"/>
    <w:lvl w:ilvl="0" w:tplc="7AD00274">
      <w:start w:val="1"/>
      <w:numFmt w:val="bullet"/>
      <w:lvlText w:val="-"/>
      <w:lvlJc w:val="left"/>
      <w:pPr>
        <w:ind w:left="862" w:hanging="360"/>
      </w:pPr>
      <w:rPr>
        <w:rFonts w:ascii="Tahoma" w:hAnsi="Tahoma" w:hint="default"/>
      </w:rPr>
    </w:lvl>
    <w:lvl w:ilvl="1" w:tplc="62A83348">
      <w:start w:val="1"/>
      <w:numFmt w:val="bullet"/>
      <w:lvlText w:val="o"/>
      <w:lvlJc w:val="left"/>
      <w:pPr>
        <w:ind w:left="1440" w:hanging="360"/>
      </w:pPr>
      <w:rPr>
        <w:rFonts w:ascii="Courier New" w:hAnsi="Courier New" w:hint="default"/>
      </w:rPr>
    </w:lvl>
    <w:lvl w:ilvl="2" w:tplc="A07658C2">
      <w:start w:val="1"/>
      <w:numFmt w:val="bullet"/>
      <w:lvlText w:val=""/>
      <w:lvlJc w:val="left"/>
      <w:pPr>
        <w:ind w:left="2160" w:hanging="360"/>
      </w:pPr>
      <w:rPr>
        <w:rFonts w:ascii="Wingdings" w:hAnsi="Wingdings" w:hint="default"/>
      </w:rPr>
    </w:lvl>
    <w:lvl w:ilvl="3" w:tplc="8BB8AC72">
      <w:start w:val="1"/>
      <w:numFmt w:val="bullet"/>
      <w:lvlText w:val=""/>
      <w:lvlJc w:val="left"/>
      <w:pPr>
        <w:ind w:left="2880" w:hanging="360"/>
      </w:pPr>
      <w:rPr>
        <w:rFonts w:ascii="Symbol" w:hAnsi="Symbol" w:hint="default"/>
      </w:rPr>
    </w:lvl>
    <w:lvl w:ilvl="4" w:tplc="090A08F0">
      <w:start w:val="1"/>
      <w:numFmt w:val="bullet"/>
      <w:lvlText w:val="o"/>
      <w:lvlJc w:val="left"/>
      <w:pPr>
        <w:ind w:left="3600" w:hanging="360"/>
      </w:pPr>
      <w:rPr>
        <w:rFonts w:ascii="Courier New" w:hAnsi="Courier New" w:hint="default"/>
      </w:rPr>
    </w:lvl>
    <w:lvl w:ilvl="5" w:tplc="2822EFB8">
      <w:start w:val="1"/>
      <w:numFmt w:val="bullet"/>
      <w:lvlText w:val=""/>
      <w:lvlJc w:val="left"/>
      <w:pPr>
        <w:ind w:left="4320" w:hanging="360"/>
      </w:pPr>
      <w:rPr>
        <w:rFonts w:ascii="Wingdings" w:hAnsi="Wingdings" w:hint="default"/>
      </w:rPr>
    </w:lvl>
    <w:lvl w:ilvl="6" w:tplc="144ACD56">
      <w:start w:val="1"/>
      <w:numFmt w:val="bullet"/>
      <w:lvlText w:val=""/>
      <w:lvlJc w:val="left"/>
      <w:pPr>
        <w:ind w:left="5040" w:hanging="360"/>
      </w:pPr>
      <w:rPr>
        <w:rFonts w:ascii="Symbol" w:hAnsi="Symbol" w:hint="default"/>
      </w:rPr>
    </w:lvl>
    <w:lvl w:ilvl="7" w:tplc="FD9CEA18">
      <w:start w:val="1"/>
      <w:numFmt w:val="bullet"/>
      <w:lvlText w:val="o"/>
      <w:lvlJc w:val="left"/>
      <w:pPr>
        <w:ind w:left="5760" w:hanging="360"/>
      </w:pPr>
      <w:rPr>
        <w:rFonts w:ascii="Courier New" w:hAnsi="Courier New" w:hint="default"/>
      </w:rPr>
    </w:lvl>
    <w:lvl w:ilvl="8" w:tplc="3E8E1C92">
      <w:start w:val="1"/>
      <w:numFmt w:val="bullet"/>
      <w:lvlText w:val=""/>
      <w:lvlJc w:val="left"/>
      <w:pPr>
        <w:ind w:left="6480" w:hanging="360"/>
      </w:pPr>
      <w:rPr>
        <w:rFonts w:ascii="Wingdings" w:hAnsi="Wingdings" w:hint="default"/>
      </w:rPr>
    </w:lvl>
  </w:abstractNum>
  <w:abstractNum w:abstractNumId="3">
    <w:nsid w:val="20091FC9"/>
    <w:multiLevelType w:val="multilevel"/>
    <w:tmpl w:val="65F286CA"/>
    <w:lvl w:ilvl="0">
      <w:start w:val="1"/>
      <w:numFmt w:val="decimal"/>
      <w:lvlText w:val="%1."/>
      <w:lvlJc w:val="left"/>
      <w:pPr>
        <w:ind w:left="472" w:hanging="330"/>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lvlText w:val="%2."/>
      <w:lvlJc w:val="left"/>
      <w:pPr>
        <w:ind w:left="567" w:hanging="491"/>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decimal"/>
      <w:lvlText w:val="%2.%3."/>
      <w:lvlJc w:val="left"/>
      <w:pPr>
        <w:ind w:left="850" w:hanging="49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3">
      <w:start w:val="1"/>
      <w:numFmt w:val="decimal"/>
      <w:lvlText w:val="%2.%3.%4."/>
      <w:lvlJc w:val="left"/>
      <w:pPr>
        <w:ind w:left="1210" w:hanging="85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4">
      <w:start w:val="1"/>
      <w:numFmt w:val="decimal"/>
      <w:lvlText w:val="%2.%3.%4.%5."/>
      <w:lvlJc w:val="left"/>
      <w:pPr>
        <w:ind w:left="1570" w:hanging="121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5">
      <w:start w:val="1"/>
      <w:numFmt w:val="decimal"/>
      <w:lvlText w:val="%2.%3.%4.%5.%6."/>
      <w:lvlJc w:val="left"/>
      <w:pPr>
        <w:ind w:left="1570" w:hanging="121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6">
      <w:start w:val="1"/>
      <w:numFmt w:val="decimal"/>
      <w:lvlText w:val="%2.%3.%4.%5.%6.%7."/>
      <w:lvlJc w:val="left"/>
      <w:pPr>
        <w:ind w:left="1930" w:hanging="157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7">
      <w:start w:val="1"/>
      <w:numFmt w:val="decimal"/>
      <w:lvlText w:val="%2.%3.%4.%5.%6.%7.%8."/>
      <w:lvlJc w:val="left"/>
      <w:pPr>
        <w:ind w:left="1930" w:hanging="157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8">
      <w:start w:val="1"/>
      <w:numFmt w:val="decimal"/>
      <w:lvlText w:val="%2.%3.%4.%5.%6.%7.%8.%9."/>
      <w:lvlJc w:val="left"/>
      <w:pPr>
        <w:ind w:left="2290" w:hanging="193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abstractNum>
  <w:abstractNum w:abstractNumId="4">
    <w:nsid w:val="215459C8"/>
    <w:multiLevelType w:val="hybridMultilevel"/>
    <w:tmpl w:val="89D42F5E"/>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5">
    <w:nsid w:val="245E6F6B"/>
    <w:multiLevelType w:val="hybridMultilevel"/>
    <w:tmpl w:val="74D463B0"/>
    <w:lvl w:ilvl="0" w:tplc="B2B662CC">
      <w:numFmt w:val="bullet"/>
      <w:lvlText w:val="-"/>
      <w:lvlJc w:val="left"/>
      <w:pPr>
        <w:ind w:left="720" w:hanging="360"/>
      </w:pPr>
      <w:rPr>
        <w:rFonts w:ascii="Tahoma" w:eastAsia="Times New Roman" w:hAnsi="Tahoma" w:cs="Tahoma" w:hint="default"/>
        <w:sz w:val="22"/>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6">
    <w:nsid w:val="29E20D12"/>
    <w:multiLevelType w:val="hybridMultilevel"/>
    <w:tmpl w:val="85324E38"/>
    <w:numStyleLink w:val="Style3import"/>
  </w:abstractNum>
  <w:abstractNum w:abstractNumId="7">
    <w:nsid w:val="2C5D1848"/>
    <w:multiLevelType w:val="hybridMultilevel"/>
    <w:tmpl w:val="395863D2"/>
    <w:lvl w:ilvl="0" w:tplc="040C0001">
      <w:start w:val="1"/>
      <w:numFmt w:val="bullet"/>
      <w:lvlText w:val=""/>
      <w:lvlJc w:val="left"/>
      <w:pPr>
        <w:ind w:left="800" w:hanging="360"/>
      </w:pPr>
      <w:rPr>
        <w:rFonts w:ascii="Symbol" w:hAnsi="Symbol" w:hint="default"/>
      </w:rPr>
    </w:lvl>
    <w:lvl w:ilvl="1" w:tplc="040C0003">
      <w:start w:val="1"/>
      <w:numFmt w:val="bullet"/>
      <w:lvlText w:val="o"/>
      <w:lvlJc w:val="left"/>
      <w:pPr>
        <w:ind w:left="1520" w:hanging="360"/>
      </w:pPr>
      <w:rPr>
        <w:rFonts w:ascii="Courier New" w:hAnsi="Courier New" w:cs="Courier New" w:hint="default"/>
      </w:rPr>
    </w:lvl>
    <w:lvl w:ilvl="2" w:tplc="040C0005">
      <w:start w:val="1"/>
      <w:numFmt w:val="bullet"/>
      <w:lvlText w:val=""/>
      <w:lvlJc w:val="left"/>
      <w:pPr>
        <w:ind w:left="2240" w:hanging="360"/>
      </w:pPr>
      <w:rPr>
        <w:rFonts w:ascii="Wingdings" w:hAnsi="Wingdings" w:hint="default"/>
      </w:rPr>
    </w:lvl>
    <w:lvl w:ilvl="3" w:tplc="040C0001">
      <w:start w:val="1"/>
      <w:numFmt w:val="bullet"/>
      <w:lvlText w:val=""/>
      <w:lvlJc w:val="left"/>
      <w:pPr>
        <w:ind w:left="2960" w:hanging="360"/>
      </w:pPr>
      <w:rPr>
        <w:rFonts w:ascii="Symbol" w:hAnsi="Symbol" w:hint="default"/>
      </w:rPr>
    </w:lvl>
    <w:lvl w:ilvl="4" w:tplc="040C0003">
      <w:start w:val="1"/>
      <w:numFmt w:val="bullet"/>
      <w:lvlText w:val="o"/>
      <w:lvlJc w:val="left"/>
      <w:pPr>
        <w:ind w:left="3680" w:hanging="360"/>
      </w:pPr>
      <w:rPr>
        <w:rFonts w:ascii="Courier New" w:hAnsi="Courier New" w:cs="Courier New" w:hint="default"/>
      </w:rPr>
    </w:lvl>
    <w:lvl w:ilvl="5" w:tplc="040C0005">
      <w:start w:val="1"/>
      <w:numFmt w:val="bullet"/>
      <w:lvlText w:val=""/>
      <w:lvlJc w:val="left"/>
      <w:pPr>
        <w:ind w:left="4400" w:hanging="360"/>
      </w:pPr>
      <w:rPr>
        <w:rFonts w:ascii="Wingdings" w:hAnsi="Wingdings" w:hint="default"/>
      </w:rPr>
    </w:lvl>
    <w:lvl w:ilvl="6" w:tplc="040C0001">
      <w:start w:val="1"/>
      <w:numFmt w:val="bullet"/>
      <w:lvlText w:val=""/>
      <w:lvlJc w:val="left"/>
      <w:pPr>
        <w:ind w:left="5120" w:hanging="360"/>
      </w:pPr>
      <w:rPr>
        <w:rFonts w:ascii="Symbol" w:hAnsi="Symbol" w:hint="default"/>
      </w:rPr>
    </w:lvl>
    <w:lvl w:ilvl="7" w:tplc="040C0003">
      <w:start w:val="1"/>
      <w:numFmt w:val="bullet"/>
      <w:lvlText w:val="o"/>
      <w:lvlJc w:val="left"/>
      <w:pPr>
        <w:ind w:left="5840" w:hanging="360"/>
      </w:pPr>
      <w:rPr>
        <w:rFonts w:ascii="Courier New" w:hAnsi="Courier New" w:cs="Courier New" w:hint="default"/>
      </w:rPr>
    </w:lvl>
    <w:lvl w:ilvl="8" w:tplc="040C0005">
      <w:start w:val="1"/>
      <w:numFmt w:val="bullet"/>
      <w:lvlText w:val=""/>
      <w:lvlJc w:val="left"/>
      <w:pPr>
        <w:ind w:left="6560" w:hanging="360"/>
      </w:pPr>
      <w:rPr>
        <w:rFonts w:ascii="Wingdings" w:hAnsi="Wingdings" w:hint="default"/>
      </w:rPr>
    </w:lvl>
  </w:abstractNum>
  <w:abstractNum w:abstractNumId="8">
    <w:nsid w:val="2EB62DA2"/>
    <w:multiLevelType w:val="hybridMultilevel"/>
    <w:tmpl w:val="C8D88CCA"/>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9">
    <w:nsid w:val="33FD1ECC"/>
    <w:multiLevelType w:val="hybridMultilevel"/>
    <w:tmpl w:val="52BA3C10"/>
    <w:styleLink w:val="Style4import"/>
    <w:lvl w:ilvl="0" w:tplc="8C82F098">
      <w:start w:val="1"/>
      <w:numFmt w:val="bullet"/>
      <w:lvlText w:val="-"/>
      <w:lvlJc w:val="left"/>
      <w:pPr>
        <w:ind w:left="720"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1" w:tplc="7F3A624C">
      <w:start w:val="1"/>
      <w:numFmt w:val="bullet"/>
      <w:lvlText w:val="o"/>
      <w:lvlJc w:val="left"/>
      <w:pPr>
        <w:ind w:left="1440"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2" w:tplc="971EC1D2">
      <w:start w:val="1"/>
      <w:numFmt w:val="bullet"/>
      <w:lvlText w:val="▪"/>
      <w:lvlJc w:val="left"/>
      <w:pPr>
        <w:ind w:left="2160"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3" w:tplc="1C26309A">
      <w:start w:val="1"/>
      <w:numFmt w:val="bullet"/>
      <w:lvlText w:val="•"/>
      <w:lvlJc w:val="left"/>
      <w:pPr>
        <w:ind w:left="2880"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4" w:tplc="CB96ED34">
      <w:start w:val="1"/>
      <w:numFmt w:val="bullet"/>
      <w:lvlText w:val="o"/>
      <w:lvlJc w:val="left"/>
      <w:pPr>
        <w:ind w:left="3600"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5" w:tplc="911A1F4A">
      <w:start w:val="1"/>
      <w:numFmt w:val="bullet"/>
      <w:lvlText w:val="▪"/>
      <w:lvlJc w:val="left"/>
      <w:pPr>
        <w:ind w:left="4320"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6" w:tplc="B740BBB0">
      <w:start w:val="1"/>
      <w:numFmt w:val="bullet"/>
      <w:lvlText w:val="•"/>
      <w:lvlJc w:val="left"/>
      <w:pPr>
        <w:ind w:left="5040"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7" w:tplc="E80E1EB6">
      <w:start w:val="1"/>
      <w:numFmt w:val="bullet"/>
      <w:lvlText w:val="o"/>
      <w:lvlJc w:val="left"/>
      <w:pPr>
        <w:ind w:left="5760"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8" w:tplc="6F9C0DEA">
      <w:start w:val="1"/>
      <w:numFmt w:val="bullet"/>
      <w:lvlText w:val="▪"/>
      <w:lvlJc w:val="left"/>
      <w:pPr>
        <w:ind w:left="6480"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nsid w:val="3C833530"/>
    <w:multiLevelType w:val="hybridMultilevel"/>
    <w:tmpl w:val="52BA3C10"/>
    <w:numStyleLink w:val="Style4import"/>
  </w:abstractNum>
  <w:abstractNum w:abstractNumId="11">
    <w:nsid w:val="4FC051CA"/>
    <w:multiLevelType w:val="hybridMultilevel"/>
    <w:tmpl w:val="1476643E"/>
    <w:lvl w:ilvl="0" w:tplc="300C0001">
      <w:start w:val="1"/>
      <w:numFmt w:val="bullet"/>
      <w:lvlText w:val=""/>
      <w:lvlJc w:val="left"/>
      <w:pPr>
        <w:ind w:left="731" w:hanging="360"/>
      </w:pPr>
      <w:rPr>
        <w:rFonts w:ascii="Symbol" w:hAnsi="Symbol" w:hint="default"/>
      </w:rPr>
    </w:lvl>
    <w:lvl w:ilvl="1" w:tplc="300C0003" w:tentative="1">
      <w:start w:val="1"/>
      <w:numFmt w:val="bullet"/>
      <w:lvlText w:val="o"/>
      <w:lvlJc w:val="left"/>
      <w:pPr>
        <w:ind w:left="1451" w:hanging="360"/>
      </w:pPr>
      <w:rPr>
        <w:rFonts w:ascii="Courier New" w:hAnsi="Courier New" w:cs="Courier New" w:hint="default"/>
      </w:rPr>
    </w:lvl>
    <w:lvl w:ilvl="2" w:tplc="300C0005" w:tentative="1">
      <w:start w:val="1"/>
      <w:numFmt w:val="bullet"/>
      <w:lvlText w:val=""/>
      <w:lvlJc w:val="left"/>
      <w:pPr>
        <w:ind w:left="2171" w:hanging="360"/>
      </w:pPr>
      <w:rPr>
        <w:rFonts w:ascii="Wingdings" w:hAnsi="Wingdings" w:hint="default"/>
      </w:rPr>
    </w:lvl>
    <w:lvl w:ilvl="3" w:tplc="300C0001" w:tentative="1">
      <w:start w:val="1"/>
      <w:numFmt w:val="bullet"/>
      <w:lvlText w:val=""/>
      <w:lvlJc w:val="left"/>
      <w:pPr>
        <w:ind w:left="2891" w:hanging="360"/>
      </w:pPr>
      <w:rPr>
        <w:rFonts w:ascii="Symbol" w:hAnsi="Symbol" w:hint="default"/>
      </w:rPr>
    </w:lvl>
    <w:lvl w:ilvl="4" w:tplc="300C0003" w:tentative="1">
      <w:start w:val="1"/>
      <w:numFmt w:val="bullet"/>
      <w:lvlText w:val="o"/>
      <w:lvlJc w:val="left"/>
      <w:pPr>
        <w:ind w:left="3611" w:hanging="360"/>
      </w:pPr>
      <w:rPr>
        <w:rFonts w:ascii="Courier New" w:hAnsi="Courier New" w:cs="Courier New" w:hint="default"/>
      </w:rPr>
    </w:lvl>
    <w:lvl w:ilvl="5" w:tplc="300C0005" w:tentative="1">
      <w:start w:val="1"/>
      <w:numFmt w:val="bullet"/>
      <w:lvlText w:val=""/>
      <w:lvlJc w:val="left"/>
      <w:pPr>
        <w:ind w:left="4331" w:hanging="360"/>
      </w:pPr>
      <w:rPr>
        <w:rFonts w:ascii="Wingdings" w:hAnsi="Wingdings" w:hint="default"/>
      </w:rPr>
    </w:lvl>
    <w:lvl w:ilvl="6" w:tplc="300C0001" w:tentative="1">
      <w:start w:val="1"/>
      <w:numFmt w:val="bullet"/>
      <w:lvlText w:val=""/>
      <w:lvlJc w:val="left"/>
      <w:pPr>
        <w:ind w:left="5051" w:hanging="360"/>
      </w:pPr>
      <w:rPr>
        <w:rFonts w:ascii="Symbol" w:hAnsi="Symbol" w:hint="default"/>
      </w:rPr>
    </w:lvl>
    <w:lvl w:ilvl="7" w:tplc="300C0003" w:tentative="1">
      <w:start w:val="1"/>
      <w:numFmt w:val="bullet"/>
      <w:lvlText w:val="o"/>
      <w:lvlJc w:val="left"/>
      <w:pPr>
        <w:ind w:left="5771" w:hanging="360"/>
      </w:pPr>
      <w:rPr>
        <w:rFonts w:ascii="Courier New" w:hAnsi="Courier New" w:cs="Courier New" w:hint="default"/>
      </w:rPr>
    </w:lvl>
    <w:lvl w:ilvl="8" w:tplc="300C0005" w:tentative="1">
      <w:start w:val="1"/>
      <w:numFmt w:val="bullet"/>
      <w:lvlText w:val=""/>
      <w:lvlJc w:val="left"/>
      <w:pPr>
        <w:ind w:left="6491" w:hanging="360"/>
      </w:pPr>
      <w:rPr>
        <w:rFonts w:ascii="Wingdings" w:hAnsi="Wingdings" w:hint="default"/>
      </w:rPr>
    </w:lvl>
  </w:abstractNum>
  <w:abstractNum w:abstractNumId="12">
    <w:nsid w:val="55294595"/>
    <w:multiLevelType w:val="hybridMultilevel"/>
    <w:tmpl w:val="8C0E579E"/>
    <w:numStyleLink w:val="Style1import"/>
  </w:abstractNum>
  <w:abstractNum w:abstractNumId="13">
    <w:nsid w:val="566E710C"/>
    <w:multiLevelType w:val="multilevel"/>
    <w:tmpl w:val="5D1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441CA0"/>
    <w:multiLevelType w:val="hybridMultilevel"/>
    <w:tmpl w:val="B91AAF5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674B00BD"/>
    <w:multiLevelType w:val="hybridMultilevel"/>
    <w:tmpl w:val="DE70E96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6">
    <w:nsid w:val="68351050"/>
    <w:multiLevelType w:val="multilevel"/>
    <w:tmpl w:val="65F286CA"/>
    <w:styleLink w:val="Style2import"/>
    <w:lvl w:ilvl="0">
      <w:start w:val="1"/>
      <w:numFmt w:val="decimal"/>
      <w:lvlText w:val="%1."/>
      <w:lvlJc w:val="left"/>
      <w:pPr>
        <w:ind w:left="472" w:hanging="330"/>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lvlText w:val="%2."/>
      <w:lvlJc w:val="left"/>
      <w:pPr>
        <w:ind w:left="567" w:hanging="491"/>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decimal"/>
      <w:lvlText w:val="%2.%3."/>
      <w:lvlJc w:val="left"/>
      <w:pPr>
        <w:ind w:left="850" w:hanging="49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3">
      <w:start w:val="1"/>
      <w:numFmt w:val="decimal"/>
      <w:lvlText w:val="%2.%3.%4."/>
      <w:lvlJc w:val="left"/>
      <w:pPr>
        <w:ind w:left="1210" w:hanging="85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4">
      <w:start w:val="1"/>
      <w:numFmt w:val="decimal"/>
      <w:lvlText w:val="%2.%3.%4.%5."/>
      <w:lvlJc w:val="left"/>
      <w:pPr>
        <w:ind w:left="1570" w:hanging="121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5">
      <w:start w:val="1"/>
      <w:numFmt w:val="decimal"/>
      <w:lvlText w:val="%2.%3.%4.%5.%6."/>
      <w:lvlJc w:val="left"/>
      <w:pPr>
        <w:ind w:left="1570" w:hanging="121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6">
      <w:start w:val="1"/>
      <w:numFmt w:val="decimal"/>
      <w:lvlText w:val="%2.%3.%4.%5.%6.%7."/>
      <w:lvlJc w:val="left"/>
      <w:pPr>
        <w:ind w:left="1930" w:hanging="157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7">
      <w:start w:val="1"/>
      <w:numFmt w:val="decimal"/>
      <w:lvlText w:val="%2.%3.%4.%5.%6.%7.%8."/>
      <w:lvlJc w:val="left"/>
      <w:pPr>
        <w:ind w:left="1930" w:hanging="157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8">
      <w:start w:val="1"/>
      <w:numFmt w:val="decimal"/>
      <w:lvlText w:val="%2.%3.%4.%5.%6.%7.%8.%9."/>
      <w:lvlJc w:val="left"/>
      <w:pPr>
        <w:ind w:left="2290" w:hanging="193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abstractNum>
  <w:abstractNum w:abstractNumId="17">
    <w:nsid w:val="6B236D2E"/>
    <w:multiLevelType w:val="hybridMultilevel"/>
    <w:tmpl w:val="85324E38"/>
    <w:styleLink w:val="Style3import"/>
    <w:lvl w:ilvl="0" w:tplc="FFFFFFFF">
      <w:start w:val="1"/>
      <w:numFmt w:val="bullet"/>
      <w:lvlText w:val="-"/>
      <w:lvlJc w:val="left"/>
      <w:pPr>
        <w:ind w:left="862" w:hanging="360"/>
      </w:pPr>
      <w:rPr>
        <w:rFonts w:ascii="Tahoma" w:hAnsi="Tahoma"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2E281DE4">
      <w:start w:val="1"/>
      <w:numFmt w:val="bullet"/>
      <w:lvlText w:val="o"/>
      <w:lvlJc w:val="left"/>
      <w:pPr>
        <w:ind w:left="1582"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2" w:tplc="37CC180C">
      <w:start w:val="1"/>
      <w:numFmt w:val="bullet"/>
      <w:lvlText w:val="▪"/>
      <w:lvlJc w:val="left"/>
      <w:pPr>
        <w:ind w:left="2302"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3" w:tplc="FA705DFA">
      <w:start w:val="1"/>
      <w:numFmt w:val="bullet"/>
      <w:lvlText w:val="•"/>
      <w:lvlJc w:val="left"/>
      <w:pPr>
        <w:ind w:left="3022"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4" w:tplc="CD12D20C">
      <w:start w:val="1"/>
      <w:numFmt w:val="bullet"/>
      <w:lvlText w:val="o"/>
      <w:lvlJc w:val="left"/>
      <w:pPr>
        <w:ind w:left="3742"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5" w:tplc="A156F300">
      <w:start w:val="1"/>
      <w:numFmt w:val="bullet"/>
      <w:lvlText w:val="▪"/>
      <w:lvlJc w:val="left"/>
      <w:pPr>
        <w:ind w:left="4462"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6" w:tplc="F52E8D82">
      <w:start w:val="1"/>
      <w:numFmt w:val="bullet"/>
      <w:lvlText w:val="•"/>
      <w:lvlJc w:val="left"/>
      <w:pPr>
        <w:ind w:left="5182"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7" w:tplc="5DF87DBA">
      <w:start w:val="1"/>
      <w:numFmt w:val="bullet"/>
      <w:lvlText w:val="o"/>
      <w:lvlJc w:val="left"/>
      <w:pPr>
        <w:ind w:left="5902"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 w:ilvl="8" w:tplc="A738967C">
      <w:start w:val="1"/>
      <w:numFmt w:val="bullet"/>
      <w:lvlText w:val="▪"/>
      <w:lvlJc w:val="left"/>
      <w:pPr>
        <w:ind w:left="6622" w:hanging="36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nsid w:val="727C43F1"/>
    <w:multiLevelType w:val="hybridMultilevel"/>
    <w:tmpl w:val="4D8A0C4A"/>
    <w:lvl w:ilvl="0" w:tplc="040C0001">
      <w:start w:val="1"/>
      <w:numFmt w:val="bullet"/>
      <w:lvlText w:val=""/>
      <w:lvlJc w:val="left"/>
      <w:pPr>
        <w:ind w:left="371" w:hanging="360"/>
      </w:pPr>
      <w:rPr>
        <w:rFonts w:ascii="Symbol" w:hAnsi="Symbol" w:hint="default"/>
      </w:rPr>
    </w:lvl>
    <w:lvl w:ilvl="1" w:tplc="040C0003" w:tentative="1">
      <w:start w:val="1"/>
      <w:numFmt w:val="bullet"/>
      <w:lvlText w:val="o"/>
      <w:lvlJc w:val="left"/>
      <w:pPr>
        <w:ind w:left="1091" w:hanging="360"/>
      </w:pPr>
      <w:rPr>
        <w:rFonts w:ascii="Courier New" w:hAnsi="Courier New" w:cs="Courier New" w:hint="default"/>
      </w:rPr>
    </w:lvl>
    <w:lvl w:ilvl="2" w:tplc="040C0005" w:tentative="1">
      <w:start w:val="1"/>
      <w:numFmt w:val="bullet"/>
      <w:lvlText w:val=""/>
      <w:lvlJc w:val="left"/>
      <w:pPr>
        <w:ind w:left="1811" w:hanging="360"/>
      </w:pPr>
      <w:rPr>
        <w:rFonts w:ascii="Wingdings" w:hAnsi="Wingdings" w:hint="default"/>
      </w:rPr>
    </w:lvl>
    <w:lvl w:ilvl="3" w:tplc="040C0001" w:tentative="1">
      <w:start w:val="1"/>
      <w:numFmt w:val="bullet"/>
      <w:lvlText w:val=""/>
      <w:lvlJc w:val="left"/>
      <w:pPr>
        <w:ind w:left="2531" w:hanging="360"/>
      </w:pPr>
      <w:rPr>
        <w:rFonts w:ascii="Symbol" w:hAnsi="Symbol" w:hint="default"/>
      </w:rPr>
    </w:lvl>
    <w:lvl w:ilvl="4" w:tplc="040C0003" w:tentative="1">
      <w:start w:val="1"/>
      <w:numFmt w:val="bullet"/>
      <w:lvlText w:val="o"/>
      <w:lvlJc w:val="left"/>
      <w:pPr>
        <w:ind w:left="3251" w:hanging="360"/>
      </w:pPr>
      <w:rPr>
        <w:rFonts w:ascii="Courier New" w:hAnsi="Courier New" w:cs="Courier New" w:hint="default"/>
      </w:rPr>
    </w:lvl>
    <w:lvl w:ilvl="5" w:tplc="040C0005" w:tentative="1">
      <w:start w:val="1"/>
      <w:numFmt w:val="bullet"/>
      <w:lvlText w:val=""/>
      <w:lvlJc w:val="left"/>
      <w:pPr>
        <w:ind w:left="3971" w:hanging="360"/>
      </w:pPr>
      <w:rPr>
        <w:rFonts w:ascii="Wingdings" w:hAnsi="Wingdings" w:hint="default"/>
      </w:rPr>
    </w:lvl>
    <w:lvl w:ilvl="6" w:tplc="040C0001" w:tentative="1">
      <w:start w:val="1"/>
      <w:numFmt w:val="bullet"/>
      <w:lvlText w:val=""/>
      <w:lvlJc w:val="left"/>
      <w:pPr>
        <w:ind w:left="4691" w:hanging="360"/>
      </w:pPr>
      <w:rPr>
        <w:rFonts w:ascii="Symbol" w:hAnsi="Symbol" w:hint="default"/>
      </w:rPr>
    </w:lvl>
    <w:lvl w:ilvl="7" w:tplc="040C0003" w:tentative="1">
      <w:start w:val="1"/>
      <w:numFmt w:val="bullet"/>
      <w:lvlText w:val="o"/>
      <w:lvlJc w:val="left"/>
      <w:pPr>
        <w:ind w:left="5411" w:hanging="360"/>
      </w:pPr>
      <w:rPr>
        <w:rFonts w:ascii="Courier New" w:hAnsi="Courier New" w:cs="Courier New" w:hint="default"/>
      </w:rPr>
    </w:lvl>
    <w:lvl w:ilvl="8" w:tplc="040C0005" w:tentative="1">
      <w:start w:val="1"/>
      <w:numFmt w:val="bullet"/>
      <w:lvlText w:val=""/>
      <w:lvlJc w:val="left"/>
      <w:pPr>
        <w:ind w:left="6131" w:hanging="360"/>
      </w:pPr>
      <w:rPr>
        <w:rFonts w:ascii="Wingdings" w:hAnsi="Wingdings" w:hint="default"/>
      </w:rPr>
    </w:lvl>
  </w:abstractNum>
  <w:abstractNum w:abstractNumId="19">
    <w:nsid w:val="74552D6C"/>
    <w:multiLevelType w:val="multilevel"/>
    <w:tmpl w:val="65F286CA"/>
    <w:lvl w:ilvl="0">
      <w:start w:val="1"/>
      <w:numFmt w:val="decimal"/>
      <w:lvlText w:val="%1."/>
      <w:lvlJc w:val="left"/>
      <w:pPr>
        <w:ind w:left="472" w:hanging="330"/>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lvlText w:val="%2."/>
      <w:lvlJc w:val="left"/>
      <w:pPr>
        <w:ind w:left="567" w:hanging="491"/>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decimal"/>
      <w:lvlText w:val="%2.%3."/>
      <w:lvlJc w:val="left"/>
      <w:pPr>
        <w:ind w:left="850" w:hanging="49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3">
      <w:start w:val="1"/>
      <w:numFmt w:val="decimal"/>
      <w:lvlText w:val="%2.%3.%4."/>
      <w:lvlJc w:val="left"/>
      <w:pPr>
        <w:ind w:left="1210" w:hanging="85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4">
      <w:start w:val="1"/>
      <w:numFmt w:val="decimal"/>
      <w:lvlText w:val="%2.%3.%4.%5."/>
      <w:lvlJc w:val="left"/>
      <w:pPr>
        <w:ind w:left="1570" w:hanging="121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5">
      <w:start w:val="1"/>
      <w:numFmt w:val="decimal"/>
      <w:lvlText w:val="%2.%3.%4.%5.%6."/>
      <w:lvlJc w:val="left"/>
      <w:pPr>
        <w:ind w:left="1570" w:hanging="121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6">
      <w:start w:val="1"/>
      <w:numFmt w:val="decimal"/>
      <w:lvlText w:val="%2.%3.%4.%5.%6.%7."/>
      <w:lvlJc w:val="left"/>
      <w:pPr>
        <w:ind w:left="1930" w:hanging="157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7">
      <w:start w:val="1"/>
      <w:numFmt w:val="decimal"/>
      <w:lvlText w:val="%2.%3.%4.%5.%6.%7.%8."/>
      <w:lvlJc w:val="left"/>
      <w:pPr>
        <w:ind w:left="1930" w:hanging="157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8">
      <w:start w:val="1"/>
      <w:numFmt w:val="decimal"/>
      <w:lvlText w:val="%2.%3.%4.%5.%6.%7.%8.%9."/>
      <w:lvlJc w:val="left"/>
      <w:pPr>
        <w:ind w:left="2290" w:hanging="193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abstractNum>
  <w:abstractNum w:abstractNumId="20">
    <w:nsid w:val="75DE26AF"/>
    <w:multiLevelType w:val="multilevel"/>
    <w:tmpl w:val="61BE1BC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color w:val="auto"/>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nsid w:val="785B0C7F"/>
    <w:multiLevelType w:val="hybridMultilevel"/>
    <w:tmpl w:val="C3541988"/>
    <w:lvl w:ilvl="0" w:tplc="DDFA6F56">
      <w:start w:val="4"/>
      <w:numFmt w:val="bullet"/>
      <w:lvlText w:val="-"/>
      <w:lvlJc w:val="left"/>
      <w:pPr>
        <w:ind w:left="720" w:hanging="360"/>
      </w:pPr>
      <w:rPr>
        <w:rFonts w:ascii="Trebuchet MS" w:eastAsia="Calibri" w:hAnsi="Trebuchet MS"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79076328"/>
    <w:multiLevelType w:val="hybridMultilevel"/>
    <w:tmpl w:val="8C0E579E"/>
    <w:styleLink w:val="Style1import"/>
    <w:lvl w:ilvl="0" w:tplc="BB8456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123AE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CA239F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7AA7E5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3EA39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9A6250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A2408A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2A8F3B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1B86FB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nsid w:val="7D9C0F70"/>
    <w:multiLevelType w:val="multilevel"/>
    <w:tmpl w:val="65F286CA"/>
    <w:numStyleLink w:val="Style2import"/>
  </w:abstractNum>
  <w:num w:numId="1">
    <w:abstractNumId w:val="2"/>
  </w:num>
  <w:num w:numId="2">
    <w:abstractNumId w:val="22"/>
  </w:num>
  <w:num w:numId="3">
    <w:abstractNumId w:val="12"/>
  </w:num>
  <w:num w:numId="4">
    <w:abstractNumId w:val="16"/>
  </w:num>
  <w:num w:numId="5">
    <w:abstractNumId w:val="23"/>
  </w:num>
  <w:num w:numId="6">
    <w:abstractNumId w:val="17"/>
  </w:num>
  <w:num w:numId="7">
    <w:abstractNumId w:val="6"/>
  </w:num>
  <w:num w:numId="8">
    <w:abstractNumId w:val="23"/>
    <w:lvlOverride w:ilvl="0">
      <w:startOverride w:val="1"/>
      <w:lvl w:ilvl="0">
        <w:start w:val="1"/>
        <w:numFmt w:val="decimal"/>
        <w:lvlText w:val="%1."/>
        <w:lvlJc w:val="left"/>
        <w:pPr>
          <w:ind w:left="472" w:hanging="330"/>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1">
      <w:startOverride w:val="2"/>
      <w:lvl w:ilvl="1">
        <w:start w:val="2"/>
        <w:numFmt w:val="decimal"/>
        <w:lvlText w:val="%2."/>
        <w:lvlJc w:val="left"/>
        <w:pPr>
          <w:ind w:left="567" w:hanging="493"/>
        </w:pPr>
        <w:rPr>
          <w:rFonts w:hAnsi="Arial Unicode MS"/>
          <w:b/>
          <w:bC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2">
      <w:startOverride w:val="1"/>
      <w:lvl w:ilvl="2">
        <w:start w:val="1"/>
        <w:numFmt w:val="decimal"/>
        <w:lvlText w:val="%2.%3."/>
        <w:lvlJc w:val="left"/>
        <w:pPr>
          <w:ind w:left="850" w:hanging="49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3">
      <w:startOverride w:val="1"/>
      <w:lvl w:ilvl="3">
        <w:start w:val="1"/>
        <w:numFmt w:val="decimal"/>
        <w:lvlText w:val="%2.%3.%4."/>
        <w:lvlJc w:val="left"/>
        <w:pPr>
          <w:ind w:left="1210" w:hanging="85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4">
      <w:startOverride w:val="1"/>
      <w:lvl w:ilvl="4">
        <w:start w:val="1"/>
        <w:numFmt w:val="decimal"/>
        <w:lvlText w:val="%2.%3.%4.%5."/>
        <w:lvlJc w:val="left"/>
        <w:pPr>
          <w:ind w:left="1570" w:hanging="121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5">
      <w:startOverride w:val="1"/>
      <w:lvl w:ilvl="5">
        <w:start w:val="1"/>
        <w:numFmt w:val="decimal"/>
        <w:lvlText w:val="%2.%3.%4.%5.%6."/>
        <w:lvlJc w:val="left"/>
        <w:pPr>
          <w:ind w:left="1570" w:hanging="121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6">
      <w:startOverride w:val="1"/>
      <w:lvl w:ilvl="6">
        <w:start w:val="1"/>
        <w:numFmt w:val="decimal"/>
        <w:lvlText w:val="%2.%3.%4.%5.%6.%7."/>
        <w:lvlJc w:val="left"/>
        <w:pPr>
          <w:ind w:left="1930" w:hanging="157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7">
      <w:startOverride w:val="1"/>
      <w:lvl w:ilvl="7">
        <w:start w:val="1"/>
        <w:numFmt w:val="decimal"/>
        <w:lvlText w:val="%2.%3.%4.%5.%6.%7.%8."/>
        <w:lvlJc w:val="left"/>
        <w:pPr>
          <w:ind w:left="1930" w:hanging="157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8">
      <w:startOverride w:val="1"/>
      <w:lvl w:ilvl="8">
        <w:start w:val="1"/>
        <w:numFmt w:val="decimal"/>
        <w:lvlText w:val="%2.%3.%4.%5.%6.%7.%8.%9."/>
        <w:lvlJc w:val="left"/>
        <w:pPr>
          <w:ind w:left="2290" w:hanging="193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num>
  <w:num w:numId="9">
    <w:abstractNumId w:val="23"/>
    <w:lvlOverride w:ilvl="0">
      <w:startOverride w:val="2"/>
      <w:lvl w:ilvl="0">
        <w:start w:val="2"/>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567" w:hanging="491"/>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2">
      <w:startOverride w:val="1"/>
      <w:lvl w:ilvl="2">
        <w:start w:val="1"/>
        <w:numFmt w:val="decimal"/>
        <w:suff w:val="nothing"/>
        <w:lvlText w:val="%1.%2.%3."/>
        <w:lvlJc w:val="left"/>
        <w:pPr>
          <w:ind w:left="850" w:hanging="49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3">
      <w:startOverride w:val="1"/>
      <w:lvl w:ilvl="3">
        <w:start w:val="1"/>
        <w:numFmt w:val="decimal"/>
        <w:lvlText w:val="%1.%2.%3.%4."/>
        <w:lvlJc w:val="left"/>
        <w:pPr>
          <w:ind w:left="1210" w:hanging="85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4">
      <w:startOverride w:val="1"/>
      <w:lvl w:ilvl="4">
        <w:start w:val="1"/>
        <w:numFmt w:val="decimal"/>
        <w:lvlText w:val="%1.%2.%3.%4.%5."/>
        <w:lvlJc w:val="left"/>
        <w:pPr>
          <w:ind w:left="1570" w:hanging="121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5">
      <w:startOverride w:val="1"/>
      <w:lvl w:ilvl="5">
        <w:start w:val="1"/>
        <w:numFmt w:val="decimal"/>
        <w:suff w:val="nothing"/>
        <w:lvlText w:val="%1.%2.%3.%4.%5.%6."/>
        <w:lvlJc w:val="left"/>
        <w:pPr>
          <w:ind w:left="1570" w:hanging="121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6">
      <w:startOverride w:val="1"/>
      <w:lvl w:ilvl="6">
        <w:start w:val="1"/>
        <w:numFmt w:val="decimal"/>
        <w:lvlText w:val="%1.%2.%3.%4.%5.%6.%7."/>
        <w:lvlJc w:val="left"/>
        <w:pPr>
          <w:ind w:left="1930" w:hanging="157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930" w:hanging="157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8">
      <w:startOverride w:val="1"/>
      <w:lvl w:ilvl="8">
        <w:start w:val="1"/>
        <w:numFmt w:val="decimal"/>
        <w:lvlText w:val="%1.%2.%3.%4.%5.%6.%7.%8.%9."/>
        <w:lvlJc w:val="left"/>
        <w:pPr>
          <w:ind w:left="2290" w:hanging="193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num>
  <w:num w:numId="10">
    <w:abstractNumId w:val="9"/>
  </w:num>
  <w:num w:numId="11">
    <w:abstractNumId w:val="10"/>
  </w:num>
  <w:num w:numId="12">
    <w:abstractNumId w:val="23"/>
    <w:lvlOverride w:ilvl="0">
      <w:startOverride w:val="1"/>
      <w:lvl w:ilvl="0">
        <w:start w:val="1"/>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lvlText w:val="%1.%2."/>
        <w:lvlJc w:val="left"/>
        <w:pPr>
          <w:ind w:left="567" w:hanging="493"/>
        </w:pPr>
        <w:rPr>
          <w:rFonts w:hAnsi="Arial Unicode MS"/>
          <w:b/>
          <w:bC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2">
      <w:startOverride w:val="1"/>
      <w:lvl w:ilvl="2">
        <w:start w:val="1"/>
        <w:numFmt w:val="decimal"/>
        <w:suff w:val="nothing"/>
        <w:lvlText w:val="%1.%2.%3."/>
        <w:lvlJc w:val="left"/>
        <w:pPr>
          <w:ind w:left="850" w:hanging="49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3">
      <w:startOverride w:val="1"/>
      <w:lvl w:ilvl="3">
        <w:start w:val="1"/>
        <w:numFmt w:val="decimal"/>
        <w:lvlText w:val="%1.%2.%3.%4."/>
        <w:lvlJc w:val="left"/>
        <w:pPr>
          <w:ind w:left="1210" w:hanging="85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4">
      <w:startOverride w:val="1"/>
      <w:lvl w:ilvl="4">
        <w:start w:val="1"/>
        <w:numFmt w:val="decimal"/>
        <w:lvlText w:val="%1.%2.%3.%4.%5."/>
        <w:lvlJc w:val="left"/>
        <w:pPr>
          <w:ind w:left="1570" w:hanging="121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5">
      <w:startOverride w:val="1"/>
      <w:lvl w:ilvl="5">
        <w:start w:val="1"/>
        <w:numFmt w:val="decimal"/>
        <w:suff w:val="nothing"/>
        <w:lvlText w:val="%1.%2.%3.%4.%5.%6."/>
        <w:lvlJc w:val="left"/>
        <w:pPr>
          <w:ind w:left="1570" w:hanging="121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6">
      <w:startOverride w:val="1"/>
      <w:lvl w:ilvl="6">
        <w:start w:val="1"/>
        <w:numFmt w:val="decimal"/>
        <w:lvlText w:val="%1.%2.%3.%4.%5.%6.%7."/>
        <w:lvlJc w:val="left"/>
        <w:pPr>
          <w:ind w:left="1930" w:hanging="157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930" w:hanging="157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8">
      <w:startOverride w:val="1"/>
      <w:lvl w:ilvl="8">
        <w:start w:val="1"/>
        <w:numFmt w:val="decimal"/>
        <w:lvlText w:val="%1.%2.%3.%4.%5.%6.%7.%8.%9."/>
        <w:lvlJc w:val="left"/>
        <w:pPr>
          <w:ind w:left="2290" w:hanging="193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num>
  <w:num w:numId="13">
    <w:abstractNumId w:val="23"/>
    <w:lvlOverride w:ilvl="0">
      <w:startOverride w:val="3"/>
      <w:lvl w:ilvl="0">
        <w:start w:val="3"/>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567" w:hanging="491"/>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2">
      <w:startOverride w:val="1"/>
      <w:lvl w:ilvl="2">
        <w:start w:val="1"/>
        <w:numFmt w:val="decimal"/>
        <w:suff w:val="nothing"/>
        <w:lvlText w:val="%1.%2.%3."/>
        <w:lvlJc w:val="left"/>
        <w:pPr>
          <w:ind w:left="850" w:hanging="49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3">
      <w:startOverride w:val="1"/>
      <w:lvl w:ilvl="3">
        <w:start w:val="1"/>
        <w:numFmt w:val="decimal"/>
        <w:lvlText w:val="%1.%2.%3.%4."/>
        <w:lvlJc w:val="left"/>
        <w:pPr>
          <w:ind w:left="1210" w:hanging="85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4">
      <w:startOverride w:val="1"/>
      <w:lvl w:ilvl="4">
        <w:start w:val="1"/>
        <w:numFmt w:val="decimal"/>
        <w:lvlText w:val="%1.%2.%3.%4.%5."/>
        <w:lvlJc w:val="left"/>
        <w:pPr>
          <w:ind w:left="1570" w:hanging="121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5">
      <w:startOverride w:val="1"/>
      <w:lvl w:ilvl="5">
        <w:start w:val="1"/>
        <w:numFmt w:val="decimal"/>
        <w:suff w:val="nothing"/>
        <w:lvlText w:val="%1.%2.%3.%4.%5.%6."/>
        <w:lvlJc w:val="left"/>
        <w:pPr>
          <w:ind w:left="1570" w:hanging="121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6">
      <w:startOverride w:val="1"/>
      <w:lvl w:ilvl="6">
        <w:start w:val="1"/>
        <w:numFmt w:val="decimal"/>
        <w:lvlText w:val="%1.%2.%3.%4.%5.%6.%7."/>
        <w:lvlJc w:val="left"/>
        <w:pPr>
          <w:ind w:left="1930" w:hanging="157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930" w:hanging="157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8">
      <w:startOverride w:val="1"/>
      <w:lvl w:ilvl="8">
        <w:start w:val="1"/>
        <w:numFmt w:val="decimal"/>
        <w:lvlText w:val="%1.%2.%3.%4.%5.%6.%7.%8.%9."/>
        <w:lvlJc w:val="left"/>
        <w:pPr>
          <w:ind w:left="2290" w:hanging="1931"/>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num>
  <w:num w:numId="14">
    <w:abstractNumId w:val="6"/>
    <w:lvlOverride w:ilvl="0">
      <w:lvl w:ilvl="0" w:tplc="F872D56A">
        <w:numFmt w:val="bullet"/>
        <w:lvlText w:val="-"/>
        <w:lvlJc w:val="left"/>
        <w:pPr>
          <w:ind w:left="832" w:hanging="330"/>
        </w:pPr>
        <w:rPr>
          <w:rFonts w:ascii="Tahoma" w:hAnsi="Tahoma" w:hint="default"/>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D90C3206">
        <w:start w:val="1"/>
        <w:numFmt w:val="bullet"/>
        <w:lvlText w:val="o"/>
        <w:lvlJc w:val="left"/>
        <w:pPr>
          <w:ind w:left="1552" w:hanging="33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E96F96A">
        <w:start w:val="1"/>
        <w:numFmt w:val="bullet"/>
        <w:lvlText w:val="▪"/>
        <w:lvlJc w:val="left"/>
        <w:pPr>
          <w:ind w:left="2272" w:hanging="33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E1E8F2A">
        <w:start w:val="1"/>
        <w:numFmt w:val="bullet"/>
        <w:lvlText w:val="•"/>
        <w:lvlJc w:val="left"/>
        <w:pPr>
          <w:ind w:left="2992" w:hanging="33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89CD5B4">
        <w:start w:val="1"/>
        <w:numFmt w:val="bullet"/>
        <w:lvlText w:val="o"/>
        <w:lvlJc w:val="left"/>
        <w:pPr>
          <w:ind w:left="3712" w:hanging="33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6EA8FF4">
        <w:start w:val="1"/>
        <w:numFmt w:val="bullet"/>
        <w:lvlText w:val="▪"/>
        <w:lvlJc w:val="left"/>
        <w:pPr>
          <w:ind w:left="4432" w:hanging="33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2EEE200">
        <w:start w:val="1"/>
        <w:numFmt w:val="bullet"/>
        <w:lvlText w:val="•"/>
        <w:lvlJc w:val="left"/>
        <w:pPr>
          <w:ind w:left="5152" w:hanging="33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3AE8118">
        <w:start w:val="1"/>
        <w:numFmt w:val="bullet"/>
        <w:lvlText w:val="o"/>
        <w:lvlJc w:val="left"/>
        <w:pPr>
          <w:ind w:left="5872" w:hanging="33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D70BBB8">
        <w:start w:val="1"/>
        <w:numFmt w:val="bullet"/>
        <w:lvlText w:val="▪"/>
        <w:lvlJc w:val="left"/>
        <w:pPr>
          <w:ind w:left="6592" w:hanging="330"/>
        </w:pPr>
        <w:rPr>
          <w:rFonts w:ascii="Tahoma" w:eastAsia="Tahoma" w:hAnsi="Tahoma" w:cs="Tahom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23"/>
    <w:lvlOverride w:ilvl="0">
      <w:startOverride w:val="1"/>
      <w:lvl w:ilvl="0">
        <w:start w:val="1"/>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lvlText w:val="%1.%2."/>
        <w:lvlJc w:val="left"/>
        <w:pPr>
          <w:ind w:left="567" w:hanging="493"/>
        </w:pPr>
        <w:rPr>
          <w:rFonts w:ascii="Tahoma" w:hAnsi="Tahoma" w:cs="Tahoma" w:hint="default"/>
          <w:b/>
          <w:bC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2">
      <w:startOverride w:val="1"/>
      <w:lvl w:ilvl="2">
        <w:start w:val="1"/>
        <w:numFmt w:val="decimal"/>
        <w:suff w:val="nothing"/>
        <w:lvlText w:val="%1.%2.%3."/>
        <w:lvlJc w:val="left"/>
        <w:pPr>
          <w:ind w:left="850" w:hanging="49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3">
      <w:startOverride w:val="1"/>
      <w:lvl w:ilvl="3">
        <w:start w:val="1"/>
        <w:numFmt w:val="decimal"/>
        <w:lvlText w:val="%1.%2.%3.%4."/>
        <w:lvlJc w:val="left"/>
        <w:pPr>
          <w:ind w:left="1210" w:hanging="85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4">
      <w:startOverride w:val="1"/>
      <w:lvl w:ilvl="4">
        <w:start w:val="1"/>
        <w:numFmt w:val="decimal"/>
        <w:lvlText w:val="%1.%2.%3.%4.%5."/>
        <w:lvlJc w:val="left"/>
        <w:pPr>
          <w:ind w:left="1570" w:hanging="121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5">
      <w:startOverride w:val="1"/>
      <w:lvl w:ilvl="5">
        <w:start w:val="1"/>
        <w:numFmt w:val="decimal"/>
        <w:suff w:val="nothing"/>
        <w:lvlText w:val="%1.%2.%3.%4.%5.%6."/>
        <w:lvlJc w:val="left"/>
        <w:pPr>
          <w:ind w:left="1570" w:hanging="121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6">
      <w:startOverride w:val="1"/>
      <w:lvl w:ilvl="6">
        <w:start w:val="1"/>
        <w:numFmt w:val="decimal"/>
        <w:lvlText w:val="%1.%2.%3.%4.%5.%6.%7."/>
        <w:lvlJc w:val="left"/>
        <w:pPr>
          <w:ind w:left="1930" w:hanging="157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930" w:hanging="157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8">
      <w:startOverride w:val="1"/>
      <w:lvl w:ilvl="8">
        <w:start w:val="1"/>
        <w:numFmt w:val="decimal"/>
        <w:lvlText w:val="%1.%2.%3.%4.%5.%6.%7.%8.%9."/>
        <w:lvlJc w:val="left"/>
        <w:pPr>
          <w:ind w:left="2290" w:hanging="193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num>
  <w:num w:numId="16">
    <w:abstractNumId w:val="19"/>
  </w:num>
  <w:num w:numId="17">
    <w:abstractNumId w:val="20"/>
  </w:num>
  <w:num w:numId="18">
    <w:abstractNumId w:val="0"/>
  </w:num>
  <w:num w:numId="19">
    <w:abstractNumId w:val="18"/>
  </w:num>
  <w:num w:numId="20">
    <w:abstractNumId w:val="1"/>
  </w:num>
  <w:num w:numId="21">
    <w:abstractNumId w:val="14"/>
  </w:num>
  <w:num w:numId="22">
    <w:abstractNumId w:val="21"/>
  </w:num>
  <w:num w:numId="23">
    <w:abstractNumId w:val="5"/>
  </w:num>
  <w:num w:numId="24">
    <w:abstractNumId w:val="8"/>
  </w:num>
  <w:num w:numId="25">
    <w:abstractNumId w:val="7"/>
  </w:num>
  <w:num w:numId="26">
    <w:abstractNumId w:val="18"/>
  </w:num>
  <w:num w:numId="27">
    <w:abstractNumId w:val="3"/>
  </w:num>
  <w:num w:numId="28">
    <w:abstractNumId w:val="13"/>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num>
  <w:num w:numId="31">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NOU">
    <w15:presenceInfo w15:providerId="None" w15:userId="MANOU"/>
  </w15:person>
  <w15:person w15:author="H P">
    <w15:presenceInfo w15:providerId="None" w15:userId="H P"/>
  </w15:person>
  <w15:person w15:author="Martin Kokora">
    <w15:presenceInfo w15:providerId="AD" w15:userId="S-1-5-21-4190341408-955744589-2338251793-1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C23"/>
    <w:rsid w:val="00001156"/>
    <w:rsid w:val="00001E6D"/>
    <w:rsid w:val="00002CB0"/>
    <w:rsid w:val="0000326D"/>
    <w:rsid w:val="00004324"/>
    <w:rsid w:val="00004355"/>
    <w:rsid w:val="00005012"/>
    <w:rsid w:val="000057A2"/>
    <w:rsid w:val="00005D34"/>
    <w:rsid w:val="00006679"/>
    <w:rsid w:val="00007461"/>
    <w:rsid w:val="00007A66"/>
    <w:rsid w:val="0001193E"/>
    <w:rsid w:val="00011C49"/>
    <w:rsid w:val="000129E0"/>
    <w:rsid w:val="00013C8E"/>
    <w:rsid w:val="0001537E"/>
    <w:rsid w:val="000158A6"/>
    <w:rsid w:val="00016949"/>
    <w:rsid w:val="0001797B"/>
    <w:rsid w:val="00022941"/>
    <w:rsid w:val="0002442B"/>
    <w:rsid w:val="00024528"/>
    <w:rsid w:val="00025526"/>
    <w:rsid w:val="0002693F"/>
    <w:rsid w:val="00027BC5"/>
    <w:rsid w:val="00031643"/>
    <w:rsid w:val="00031B9C"/>
    <w:rsid w:val="00032714"/>
    <w:rsid w:val="00034FB2"/>
    <w:rsid w:val="00040285"/>
    <w:rsid w:val="000414A6"/>
    <w:rsid w:val="000418AA"/>
    <w:rsid w:val="00045560"/>
    <w:rsid w:val="00046BB4"/>
    <w:rsid w:val="00047704"/>
    <w:rsid w:val="00047708"/>
    <w:rsid w:val="00047C4E"/>
    <w:rsid w:val="00047EC8"/>
    <w:rsid w:val="000509DC"/>
    <w:rsid w:val="00052677"/>
    <w:rsid w:val="0005318F"/>
    <w:rsid w:val="00055F3E"/>
    <w:rsid w:val="00056021"/>
    <w:rsid w:val="0005654A"/>
    <w:rsid w:val="00056FA9"/>
    <w:rsid w:val="000605D4"/>
    <w:rsid w:val="00060DD2"/>
    <w:rsid w:val="000618DC"/>
    <w:rsid w:val="00062563"/>
    <w:rsid w:val="00064431"/>
    <w:rsid w:val="0006455E"/>
    <w:rsid w:val="0006562D"/>
    <w:rsid w:val="00065D81"/>
    <w:rsid w:val="000668D8"/>
    <w:rsid w:val="000678BF"/>
    <w:rsid w:val="0006D65A"/>
    <w:rsid w:val="00071E9A"/>
    <w:rsid w:val="000752D3"/>
    <w:rsid w:val="00075EBF"/>
    <w:rsid w:val="00077D0D"/>
    <w:rsid w:val="00077D2B"/>
    <w:rsid w:val="000802B2"/>
    <w:rsid w:val="0008362D"/>
    <w:rsid w:val="0008423C"/>
    <w:rsid w:val="0008530E"/>
    <w:rsid w:val="00085ABF"/>
    <w:rsid w:val="000872FA"/>
    <w:rsid w:val="00090E10"/>
    <w:rsid w:val="0009244E"/>
    <w:rsid w:val="00093EB7"/>
    <w:rsid w:val="00096758"/>
    <w:rsid w:val="00096F73"/>
    <w:rsid w:val="00097CBF"/>
    <w:rsid w:val="000A0B97"/>
    <w:rsid w:val="000A0C82"/>
    <w:rsid w:val="000A3D39"/>
    <w:rsid w:val="000A7040"/>
    <w:rsid w:val="000B2FDC"/>
    <w:rsid w:val="000B49C4"/>
    <w:rsid w:val="000B5186"/>
    <w:rsid w:val="000B5F11"/>
    <w:rsid w:val="000B737D"/>
    <w:rsid w:val="000C0A63"/>
    <w:rsid w:val="000C1021"/>
    <w:rsid w:val="000C1266"/>
    <w:rsid w:val="000C2432"/>
    <w:rsid w:val="000C3668"/>
    <w:rsid w:val="000C3AF3"/>
    <w:rsid w:val="000C5005"/>
    <w:rsid w:val="000D25ED"/>
    <w:rsid w:val="000D2C34"/>
    <w:rsid w:val="000D3600"/>
    <w:rsid w:val="000D4206"/>
    <w:rsid w:val="000D7929"/>
    <w:rsid w:val="000E30C1"/>
    <w:rsid w:val="000E63A9"/>
    <w:rsid w:val="000E6BE5"/>
    <w:rsid w:val="000F331D"/>
    <w:rsid w:val="000F5695"/>
    <w:rsid w:val="000F6773"/>
    <w:rsid w:val="000F7628"/>
    <w:rsid w:val="001010C2"/>
    <w:rsid w:val="0010115F"/>
    <w:rsid w:val="001024DB"/>
    <w:rsid w:val="00105DDF"/>
    <w:rsid w:val="001060AC"/>
    <w:rsid w:val="001062BB"/>
    <w:rsid w:val="00107382"/>
    <w:rsid w:val="00107BDD"/>
    <w:rsid w:val="0011066A"/>
    <w:rsid w:val="00112F0B"/>
    <w:rsid w:val="00113493"/>
    <w:rsid w:val="00113AE3"/>
    <w:rsid w:val="00114A5F"/>
    <w:rsid w:val="00114E88"/>
    <w:rsid w:val="00115403"/>
    <w:rsid w:val="00117294"/>
    <w:rsid w:val="00120323"/>
    <w:rsid w:val="00121292"/>
    <w:rsid w:val="00121AD2"/>
    <w:rsid w:val="00122EF7"/>
    <w:rsid w:val="0012370E"/>
    <w:rsid w:val="001254A0"/>
    <w:rsid w:val="00126207"/>
    <w:rsid w:val="001274B5"/>
    <w:rsid w:val="00133018"/>
    <w:rsid w:val="00133E26"/>
    <w:rsid w:val="0013420A"/>
    <w:rsid w:val="00137F51"/>
    <w:rsid w:val="00140168"/>
    <w:rsid w:val="001479E0"/>
    <w:rsid w:val="001505A6"/>
    <w:rsid w:val="00151648"/>
    <w:rsid w:val="00151F8A"/>
    <w:rsid w:val="00152D05"/>
    <w:rsid w:val="001537D2"/>
    <w:rsid w:val="00153F7E"/>
    <w:rsid w:val="00155383"/>
    <w:rsid w:val="001569A9"/>
    <w:rsid w:val="00157CFB"/>
    <w:rsid w:val="00162932"/>
    <w:rsid w:val="0016326C"/>
    <w:rsid w:val="00163DDE"/>
    <w:rsid w:val="001646F7"/>
    <w:rsid w:val="00166384"/>
    <w:rsid w:val="00166CB8"/>
    <w:rsid w:val="00170CAD"/>
    <w:rsid w:val="0017209A"/>
    <w:rsid w:val="001725B5"/>
    <w:rsid w:val="00172A7B"/>
    <w:rsid w:val="00174AE0"/>
    <w:rsid w:val="001758B6"/>
    <w:rsid w:val="00176265"/>
    <w:rsid w:val="001775AF"/>
    <w:rsid w:val="0018077E"/>
    <w:rsid w:val="00180F2A"/>
    <w:rsid w:val="00180F98"/>
    <w:rsid w:val="0018257C"/>
    <w:rsid w:val="0018342F"/>
    <w:rsid w:val="00185E86"/>
    <w:rsid w:val="0018639B"/>
    <w:rsid w:val="00186929"/>
    <w:rsid w:val="00187B68"/>
    <w:rsid w:val="00191227"/>
    <w:rsid w:val="00194207"/>
    <w:rsid w:val="001960AA"/>
    <w:rsid w:val="00197170"/>
    <w:rsid w:val="00197BC5"/>
    <w:rsid w:val="001A057F"/>
    <w:rsid w:val="001A1772"/>
    <w:rsid w:val="001A1E0B"/>
    <w:rsid w:val="001A2D1D"/>
    <w:rsid w:val="001A2EAF"/>
    <w:rsid w:val="001A364E"/>
    <w:rsid w:val="001A3A62"/>
    <w:rsid w:val="001A3C9D"/>
    <w:rsid w:val="001A586C"/>
    <w:rsid w:val="001A7796"/>
    <w:rsid w:val="001B02A7"/>
    <w:rsid w:val="001B0481"/>
    <w:rsid w:val="001B05A7"/>
    <w:rsid w:val="001B07E4"/>
    <w:rsid w:val="001B2352"/>
    <w:rsid w:val="001B3376"/>
    <w:rsid w:val="001B41A0"/>
    <w:rsid w:val="001B568D"/>
    <w:rsid w:val="001B663F"/>
    <w:rsid w:val="001B6BC1"/>
    <w:rsid w:val="001C084B"/>
    <w:rsid w:val="001C10D3"/>
    <w:rsid w:val="001C14F5"/>
    <w:rsid w:val="001C2058"/>
    <w:rsid w:val="001C34ED"/>
    <w:rsid w:val="001C4767"/>
    <w:rsid w:val="001C47A9"/>
    <w:rsid w:val="001C48C2"/>
    <w:rsid w:val="001C5EE4"/>
    <w:rsid w:val="001C6D9B"/>
    <w:rsid w:val="001C7AEE"/>
    <w:rsid w:val="001D0967"/>
    <w:rsid w:val="001D0D3C"/>
    <w:rsid w:val="001D16CB"/>
    <w:rsid w:val="001D2FEB"/>
    <w:rsid w:val="001D3961"/>
    <w:rsid w:val="001D4188"/>
    <w:rsid w:val="001D438D"/>
    <w:rsid w:val="001D482E"/>
    <w:rsid w:val="001D7278"/>
    <w:rsid w:val="001E0FAE"/>
    <w:rsid w:val="001E10BF"/>
    <w:rsid w:val="001E14F7"/>
    <w:rsid w:val="001E1AC9"/>
    <w:rsid w:val="001E3101"/>
    <w:rsid w:val="001E324E"/>
    <w:rsid w:val="001E3AAC"/>
    <w:rsid w:val="001E428A"/>
    <w:rsid w:val="001E4587"/>
    <w:rsid w:val="001E624F"/>
    <w:rsid w:val="001E6A0D"/>
    <w:rsid w:val="001E6ECF"/>
    <w:rsid w:val="001F2C61"/>
    <w:rsid w:val="001F3FEB"/>
    <w:rsid w:val="001F4164"/>
    <w:rsid w:val="001F4FE6"/>
    <w:rsid w:val="001F56B4"/>
    <w:rsid w:val="0020098F"/>
    <w:rsid w:val="00201D21"/>
    <w:rsid w:val="002029B4"/>
    <w:rsid w:val="00203F75"/>
    <w:rsid w:val="002047AE"/>
    <w:rsid w:val="00205192"/>
    <w:rsid w:val="00205AB7"/>
    <w:rsid w:val="00205AD4"/>
    <w:rsid w:val="002062FE"/>
    <w:rsid w:val="0020653C"/>
    <w:rsid w:val="002106BF"/>
    <w:rsid w:val="002117DC"/>
    <w:rsid w:val="002127BB"/>
    <w:rsid w:val="00213AE7"/>
    <w:rsid w:val="00215AAC"/>
    <w:rsid w:val="00216B39"/>
    <w:rsid w:val="00217050"/>
    <w:rsid w:val="0022110B"/>
    <w:rsid w:val="0022297C"/>
    <w:rsid w:val="00224239"/>
    <w:rsid w:val="00224B68"/>
    <w:rsid w:val="00226FB5"/>
    <w:rsid w:val="002277C9"/>
    <w:rsid w:val="00227AB3"/>
    <w:rsid w:val="0023085D"/>
    <w:rsid w:val="00231BD0"/>
    <w:rsid w:val="00231E24"/>
    <w:rsid w:val="0023378C"/>
    <w:rsid w:val="00233874"/>
    <w:rsid w:val="00234614"/>
    <w:rsid w:val="0023681D"/>
    <w:rsid w:val="0023767C"/>
    <w:rsid w:val="00241911"/>
    <w:rsid w:val="00242115"/>
    <w:rsid w:val="00242C33"/>
    <w:rsid w:val="002436D2"/>
    <w:rsid w:val="00243F5E"/>
    <w:rsid w:val="002441D8"/>
    <w:rsid w:val="00244309"/>
    <w:rsid w:val="002446D8"/>
    <w:rsid w:val="002464D2"/>
    <w:rsid w:val="00247754"/>
    <w:rsid w:val="0025029E"/>
    <w:rsid w:val="00250BA3"/>
    <w:rsid w:val="00250ECA"/>
    <w:rsid w:val="00251460"/>
    <w:rsid w:val="00253869"/>
    <w:rsid w:val="002574E0"/>
    <w:rsid w:val="002611A0"/>
    <w:rsid w:val="00262DA4"/>
    <w:rsid w:val="00262E43"/>
    <w:rsid w:val="00265319"/>
    <w:rsid w:val="00266926"/>
    <w:rsid w:val="00267C94"/>
    <w:rsid w:val="00270533"/>
    <w:rsid w:val="00271F88"/>
    <w:rsid w:val="00277393"/>
    <w:rsid w:val="00282862"/>
    <w:rsid w:val="00282880"/>
    <w:rsid w:val="00282B74"/>
    <w:rsid w:val="0028332F"/>
    <w:rsid w:val="0028417C"/>
    <w:rsid w:val="00286F20"/>
    <w:rsid w:val="00287FF5"/>
    <w:rsid w:val="002907F1"/>
    <w:rsid w:val="00290B7E"/>
    <w:rsid w:val="0029319E"/>
    <w:rsid w:val="0029518F"/>
    <w:rsid w:val="0029586E"/>
    <w:rsid w:val="002958A4"/>
    <w:rsid w:val="00297201"/>
    <w:rsid w:val="002A0044"/>
    <w:rsid w:val="002A0DD4"/>
    <w:rsid w:val="002A183C"/>
    <w:rsid w:val="002A3094"/>
    <w:rsid w:val="002A4196"/>
    <w:rsid w:val="002A4B11"/>
    <w:rsid w:val="002A5547"/>
    <w:rsid w:val="002A5581"/>
    <w:rsid w:val="002A5E38"/>
    <w:rsid w:val="002A64D8"/>
    <w:rsid w:val="002A74C3"/>
    <w:rsid w:val="002B0C5D"/>
    <w:rsid w:val="002B124D"/>
    <w:rsid w:val="002B12BB"/>
    <w:rsid w:val="002B14B1"/>
    <w:rsid w:val="002B1504"/>
    <w:rsid w:val="002B564C"/>
    <w:rsid w:val="002B753F"/>
    <w:rsid w:val="002B7E0F"/>
    <w:rsid w:val="002C04C9"/>
    <w:rsid w:val="002C1879"/>
    <w:rsid w:val="002C4CB3"/>
    <w:rsid w:val="002C4D36"/>
    <w:rsid w:val="002C5412"/>
    <w:rsid w:val="002C588B"/>
    <w:rsid w:val="002C58B4"/>
    <w:rsid w:val="002C5951"/>
    <w:rsid w:val="002C5A7C"/>
    <w:rsid w:val="002C6A9A"/>
    <w:rsid w:val="002C6B64"/>
    <w:rsid w:val="002C7500"/>
    <w:rsid w:val="002D40F2"/>
    <w:rsid w:val="002D45C4"/>
    <w:rsid w:val="002D59D5"/>
    <w:rsid w:val="002D6C3D"/>
    <w:rsid w:val="002E08A5"/>
    <w:rsid w:val="002E7549"/>
    <w:rsid w:val="002E7D88"/>
    <w:rsid w:val="002E7F6A"/>
    <w:rsid w:val="002F020C"/>
    <w:rsid w:val="002F1373"/>
    <w:rsid w:val="002F37B7"/>
    <w:rsid w:val="002F3C58"/>
    <w:rsid w:val="002F57FE"/>
    <w:rsid w:val="002F6F88"/>
    <w:rsid w:val="002F7004"/>
    <w:rsid w:val="002F7B98"/>
    <w:rsid w:val="00300505"/>
    <w:rsid w:val="003072F4"/>
    <w:rsid w:val="00310C55"/>
    <w:rsid w:val="00311CC2"/>
    <w:rsid w:val="00311E83"/>
    <w:rsid w:val="003134D3"/>
    <w:rsid w:val="00314BDB"/>
    <w:rsid w:val="0031536F"/>
    <w:rsid w:val="0031561F"/>
    <w:rsid w:val="00320F6A"/>
    <w:rsid w:val="00321E97"/>
    <w:rsid w:val="00322030"/>
    <w:rsid w:val="00323DA9"/>
    <w:rsid w:val="00334B8D"/>
    <w:rsid w:val="00335FAA"/>
    <w:rsid w:val="00337968"/>
    <w:rsid w:val="00337EFC"/>
    <w:rsid w:val="00337FA9"/>
    <w:rsid w:val="0034072E"/>
    <w:rsid w:val="0034380F"/>
    <w:rsid w:val="00343DED"/>
    <w:rsid w:val="00344B84"/>
    <w:rsid w:val="00345DEE"/>
    <w:rsid w:val="003460CC"/>
    <w:rsid w:val="003462A1"/>
    <w:rsid w:val="003539FB"/>
    <w:rsid w:val="00353D2B"/>
    <w:rsid w:val="00357A69"/>
    <w:rsid w:val="00357CCE"/>
    <w:rsid w:val="0036088E"/>
    <w:rsid w:val="0036147C"/>
    <w:rsid w:val="00361927"/>
    <w:rsid w:val="00363512"/>
    <w:rsid w:val="00363F0C"/>
    <w:rsid w:val="003649BB"/>
    <w:rsid w:val="00364B2B"/>
    <w:rsid w:val="00364CCC"/>
    <w:rsid w:val="003707FE"/>
    <w:rsid w:val="00370FB4"/>
    <w:rsid w:val="00372BC4"/>
    <w:rsid w:val="00373414"/>
    <w:rsid w:val="00374643"/>
    <w:rsid w:val="003749D1"/>
    <w:rsid w:val="00374B27"/>
    <w:rsid w:val="00375AEA"/>
    <w:rsid w:val="00375E08"/>
    <w:rsid w:val="00381877"/>
    <w:rsid w:val="0038243C"/>
    <w:rsid w:val="00385714"/>
    <w:rsid w:val="00386025"/>
    <w:rsid w:val="003963F7"/>
    <w:rsid w:val="00397AFC"/>
    <w:rsid w:val="00397F5E"/>
    <w:rsid w:val="003A1D16"/>
    <w:rsid w:val="003A21C3"/>
    <w:rsid w:val="003A25EB"/>
    <w:rsid w:val="003A3CCE"/>
    <w:rsid w:val="003A4B63"/>
    <w:rsid w:val="003A5DD8"/>
    <w:rsid w:val="003A6183"/>
    <w:rsid w:val="003A713B"/>
    <w:rsid w:val="003A7875"/>
    <w:rsid w:val="003B0EA3"/>
    <w:rsid w:val="003B1245"/>
    <w:rsid w:val="003B1759"/>
    <w:rsid w:val="003B1986"/>
    <w:rsid w:val="003B1D16"/>
    <w:rsid w:val="003B2BB2"/>
    <w:rsid w:val="003B2BE2"/>
    <w:rsid w:val="003B2D59"/>
    <w:rsid w:val="003B2E90"/>
    <w:rsid w:val="003C18B7"/>
    <w:rsid w:val="003C457D"/>
    <w:rsid w:val="003C5649"/>
    <w:rsid w:val="003C6841"/>
    <w:rsid w:val="003C7A8F"/>
    <w:rsid w:val="003D0A08"/>
    <w:rsid w:val="003D1A73"/>
    <w:rsid w:val="003D1E6E"/>
    <w:rsid w:val="003D3C8F"/>
    <w:rsid w:val="003D4BBA"/>
    <w:rsid w:val="003D4D17"/>
    <w:rsid w:val="003E0365"/>
    <w:rsid w:val="003E06BB"/>
    <w:rsid w:val="003E4F25"/>
    <w:rsid w:val="003E61C0"/>
    <w:rsid w:val="003E61D1"/>
    <w:rsid w:val="003E6217"/>
    <w:rsid w:val="003E6744"/>
    <w:rsid w:val="003F0490"/>
    <w:rsid w:val="003F2187"/>
    <w:rsid w:val="003F233D"/>
    <w:rsid w:val="003F2BDB"/>
    <w:rsid w:val="003F3DD4"/>
    <w:rsid w:val="003F434A"/>
    <w:rsid w:val="003F5CCE"/>
    <w:rsid w:val="003F5EC5"/>
    <w:rsid w:val="003F6261"/>
    <w:rsid w:val="0040014D"/>
    <w:rsid w:val="00401BF3"/>
    <w:rsid w:val="00402A6B"/>
    <w:rsid w:val="00403807"/>
    <w:rsid w:val="0040474B"/>
    <w:rsid w:val="00405CAB"/>
    <w:rsid w:val="00407078"/>
    <w:rsid w:val="00410338"/>
    <w:rsid w:val="00410E8B"/>
    <w:rsid w:val="00412915"/>
    <w:rsid w:val="00413502"/>
    <w:rsid w:val="00413D50"/>
    <w:rsid w:val="00415055"/>
    <w:rsid w:val="00415221"/>
    <w:rsid w:val="00415609"/>
    <w:rsid w:val="004165C0"/>
    <w:rsid w:val="0041756C"/>
    <w:rsid w:val="00417E0B"/>
    <w:rsid w:val="00422256"/>
    <w:rsid w:val="00422C23"/>
    <w:rsid w:val="00423F66"/>
    <w:rsid w:val="004246B9"/>
    <w:rsid w:val="004274F9"/>
    <w:rsid w:val="00432238"/>
    <w:rsid w:val="0043296E"/>
    <w:rsid w:val="00432F53"/>
    <w:rsid w:val="004334E8"/>
    <w:rsid w:val="00433C99"/>
    <w:rsid w:val="00433CBA"/>
    <w:rsid w:val="00433E12"/>
    <w:rsid w:val="004342EB"/>
    <w:rsid w:val="00434E46"/>
    <w:rsid w:val="00434ED0"/>
    <w:rsid w:val="004360C5"/>
    <w:rsid w:val="00436F75"/>
    <w:rsid w:val="00437021"/>
    <w:rsid w:val="0044160E"/>
    <w:rsid w:val="00441788"/>
    <w:rsid w:val="00441C0E"/>
    <w:rsid w:val="004452D2"/>
    <w:rsid w:val="00446C1B"/>
    <w:rsid w:val="00450FD2"/>
    <w:rsid w:val="00451A82"/>
    <w:rsid w:val="0045329C"/>
    <w:rsid w:val="0045672F"/>
    <w:rsid w:val="00460332"/>
    <w:rsid w:val="0046132B"/>
    <w:rsid w:val="004623B4"/>
    <w:rsid w:val="004631F5"/>
    <w:rsid w:val="004637D1"/>
    <w:rsid w:val="00463D02"/>
    <w:rsid w:val="00464B36"/>
    <w:rsid w:val="00464C26"/>
    <w:rsid w:val="0046511E"/>
    <w:rsid w:val="0046628D"/>
    <w:rsid w:val="004678DB"/>
    <w:rsid w:val="004717A8"/>
    <w:rsid w:val="00472153"/>
    <w:rsid w:val="00473E69"/>
    <w:rsid w:val="00475C9A"/>
    <w:rsid w:val="00476017"/>
    <w:rsid w:val="004762D7"/>
    <w:rsid w:val="00480E57"/>
    <w:rsid w:val="004827AB"/>
    <w:rsid w:val="00482E52"/>
    <w:rsid w:val="004845A8"/>
    <w:rsid w:val="00486A0D"/>
    <w:rsid w:val="004873AE"/>
    <w:rsid w:val="00491372"/>
    <w:rsid w:val="00491689"/>
    <w:rsid w:val="00491772"/>
    <w:rsid w:val="00491D3E"/>
    <w:rsid w:val="0049607A"/>
    <w:rsid w:val="0049787F"/>
    <w:rsid w:val="004A0A6A"/>
    <w:rsid w:val="004A38BB"/>
    <w:rsid w:val="004A3D34"/>
    <w:rsid w:val="004A5FB2"/>
    <w:rsid w:val="004B0818"/>
    <w:rsid w:val="004B14A1"/>
    <w:rsid w:val="004B254A"/>
    <w:rsid w:val="004B33D1"/>
    <w:rsid w:val="004B59CF"/>
    <w:rsid w:val="004B76CC"/>
    <w:rsid w:val="004C0890"/>
    <w:rsid w:val="004C2840"/>
    <w:rsid w:val="004C3AD7"/>
    <w:rsid w:val="004C47D7"/>
    <w:rsid w:val="004C4806"/>
    <w:rsid w:val="004D14FB"/>
    <w:rsid w:val="004D1B94"/>
    <w:rsid w:val="004D296D"/>
    <w:rsid w:val="004D2B11"/>
    <w:rsid w:val="004D2F00"/>
    <w:rsid w:val="004D3250"/>
    <w:rsid w:val="004D3A99"/>
    <w:rsid w:val="004D5088"/>
    <w:rsid w:val="004D5338"/>
    <w:rsid w:val="004D63D8"/>
    <w:rsid w:val="004D786D"/>
    <w:rsid w:val="004E007D"/>
    <w:rsid w:val="004E27C2"/>
    <w:rsid w:val="004E2EA3"/>
    <w:rsid w:val="004E3F90"/>
    <w:rsid w:val="004E4CC7"/>
    <w:rsid w:val="004E6510"/>
    <w:rsid w:val="004E79E6"/>
    <w:rsid w:val="004F2A36"/>
    <w:rsid w:val="004F54A3"/>
    <w:rsid w:val="005013F7"/>
    <w:rsid w:val="005015AB"/>
    <w:rsid w:val="0050207C"/>
    <w:rsid w:val="00502E05"/>
    <w:rsid w:val="00503A51"/>
    <w:rsid w:val="005059EF"/>
    <w:rsid w:val="00505D86"/>
    <w:rsid w:val="0050613F"/>
    <w:rsid w:val="00506F14"/>
    <w:rsid w:val="00510308"/>
    <w:rsid w:val="005103BB"/>
    <w:rsid w:val="005106B3"/>
    <w:rsid w:val="005115D5"/>
    <w:rsid w:val="00512897"/>
    <w:rsid w:val="00514326"/>
    <w:rsid w:val="005144D7"/>
    <w:rsid w:val="00515630"/>
    <w:rsid w:val="00517357"/>
    <w:rsid w:val="00522641"/>
    <w:rsid w:val="00522865"/>
    <w:rsid w:val="00522DD9"/>
    <w:rsid w:val="0052531A"/>
    <w:rsid w:val="005262B6"/>
    <w:rsid w:val="00526ED8"/>
    <w:rsid w:val="0053139F"/>
    <w:rsid w:val="00531CD0"/>
    <w:rsid w:val="005353FB"/>
    <w:rsid w:val="00535883"/>
    <w:rsid w:val="00536857"/>
    <w:rsid w:val="0053778F"/>
    <w:rsid w:val="00540AA2"/>
    <w:rsid w:val="00540D9A"/>
    <w:rsid w:val="005411F9"/>
    <w:rsid w:val="00542197"/>
    <w:rsid w:val="00543EE7"/>
    <w:rsid w:val="005467D8"/>
    <w:rsid w:val="00547419"/>
    <w:rsid w:val="00547A4C"/>
    <w:rsid w:val="00550FDA"/>
    <w:rsid w:val="0055203F"/>
    <w:rsid w:val="00553372"/>
    <w:rsid w:val="00553B86"/>
    <w:rsid w:val="00554290"/>
    <w:rsid w:val="005553F9"/>
    <w:rsid w:val="00555800"/>
    <w:rsid w:val="00562E3A"/>
    <w:rsid w:val="00563D32"/>
    <w:rsid w:val="0056619A"/>
    <w:rsid w:val="00567D5F"/>
    <w:rsid w:val="005707E9"/>
    <w:rsid w:val="00571C87"/>
    <w:rsid w:val="00572ED0"/>
    <w:rsid w:val="00576540"/>
    <w:rsid w:val="00577ABF"/>
    <w:rsid w:val="00580404"/>
    <w:rsid w:val="00581CDE"/>
    <w:rsid w:val="00583241"/>
    <w:rsid w:val="005839C3"/>
    <w:rsid w:val="00583B18"/>
    <w:rsid w:val="00583E66"/>
    <w:rsid w:val="00591486"/>
    <w:rsid w:val="00591DDA"/>
    <w:rsid w:val="00592E84"/>
    <w:rsid w:val="0059300A"/>
    <w:rsid w:val="00593876"/>
    <w:rsid w:val="00595B80"/>
    <w:rsid w:val="005969A7"/>
    <w:rsid w:val="005A007C"/>
    <w:rsid w:val="005A0347"/>
    <w:rsid w:val="005A1E30"/>
    <w:rsid w:val="005A2122"/>
    <w:rsid w:val="005A2ED0"/>
    <w:rsid w:val="005A2EE1"/>
    <w:rsid w:val="005A31DC"/>
    <w:rsid w:val="005A55F5"/>
    <w:rsid w:val="005A630D"/>
    <w:rsid w:val="005B07B3"/>
    <w:rsid w:val="005B1A92"/>
    <w:rsid w:val="005B388A"/>
    <w:rsid w:val="005B3ABD"/>
    <w:rsid w:val="005B3C84"/>
    <w:rsid w:val="005B578A"/>
    <w:rsid w:val="005B6D9B"/>
    <w:rsid w:val="005B7248"/>
    <w:rsid w:val="005B7388"/>
    <w:rsid w:val="005B77F4"/>
    <w:rsid w:val="005B78B4"/>
    <w:rsid w:val="005B7A66"/>
    <w:rsid w:val="005C1A76"/>
    <w:rsid w:val="005C3098"/>
    <w:rsid w:val="005C4617"/>
    <w:rsid w:val="005C554C"/>
    <w:rsid w:val="005C5F01"/>
    <w:rsid w:val="005C7D2C"/>
    <w:rsid w:val="005D03EF"/>
    <w:rsid w:val="005D60DE"/>
    <w:rsid w:val="005E148C"/>
    <w:rsid w:val="005E2EF5"/>
    <w:rsid w:val="005E300D"/>
    <w:rsid w:val="005E46DE"/>
    <w:rsid w:val="005E55BD"/>
    <w:rsid w:val="005E5842"/>
    <w:rsid w:val="005E7095"/>
    <w:rsid w:val="005E7AEE"/>
    <w:rsid w:val="005F0061"/>
    <w:rsid w:val="005F028F"/>
    <w:rsid w:val="005F0B49"/>
    <w:rsid w:val="005F19D3"/>
    <w:rsid w:val="005F2305"/>
    <w:rsid w:val="005F2BB2"/>
    <w:rsid w:val="005F3225"/>
    <w:rsid w:val="005F32FD"/>
    <w:rsid w:val="005F3C33"/>
    <w:rsid w:val="005F3DBE"/>
    <w:rsid w:val="005F7425"/>
    <w:rsid w:val="006002EE"/>
    <w:rsid w:val="00600A88"/>
    <w:rsid w:val="00600C7F"/>
    <w:rsid w:val="00601981"/>
    <w:rsid w:val="00602C23"/>
    <w:rsid w:val="006036CE"/>
    <w:rsid w:val="00603A49"/>
    <w:rsid w:val="00605C85"/>
    <w:rsid w:val="00607009"/>
    <w:rsid w:val="006109EC"/>
    <w:rsid w:val="0061509E"/>
    <w:rsid w:val="0061617F"/>
    <w:rsid w:val="00616B33"/>
    <w:rsid w:val="006179E4"/>
    <w:rsid w:val="00621BEA"/>
    <w:rsid w:val="0062364C"/>
    <w:rsid w:val="00623D05"/>
    <w:rsid w:val="00623DA9"/>
    <w:rsid w:val="00624FC4"/>
    <w:rsid w:val="006254A9"/>
    <w:rsid w:val="006257D7"/>
    <w:rsid w:val="006277FC"/>
    <w:rsid w:val="0063016F"/>
    <w:rsid w:val="00631F0B"/>
    <w:rsid w:val="006320ED"/>
    <w:rsid w:val="0063229E"/>
    <w:rsid w:val="006326D0"/>
    <w:rsid w:val="00632743"/>
    <w:rsid w:val="00633149"/>
    <w:rsid w:val="00633483"/>
    <w:rsid w:val="0063426C"/>
    <w:rsid w:val="006354DC"/>
    <w:rsid w:val="006358C1"/>
    <w:rsid w:val="006365D7"/>
    <w:rsid w:val="006367F9"/>
    <w:rsid w:val="0064031C"/>
    <w:rsid w:val="006406EC"/>
    <w:rsid w:val="0064170F"/>
    <w:rsid w:val="0064397D"/>
    <w:rsid w:val="0064406B"/>
    <w:rsid w:val="0065271E"/>
    <w:rsid w:val="00653959"/>
    <w:rsid w:val="0065644E"/>
    <w:rsid w:val="00656E25"/>
    <w:rsid w:val="00656F65"/>
    <w:rsid w:val="00657047"/>
    <w:rsid w:val="0065714A"/>
    <w:rsid w:val="006577E5"/>
    <w:rsid w:val="006578F3"/>
    <w:rsid w:val="00657B3D"/>
    <w:rsid w:val="00661EE3"/>
    <w:rsid w:val="00662184"/>
    <w:rsid w:val="0067156E"/>
    <w:rsid w:val="0067351C"/>
    <w:rsid w:val="00675859"/>
    <w:rsid w:val="006759F4"/>
    <w:rsid w:val="006769EB"/>
    <w:rsid w:val="006775FE"/>
    <w:rsid w:val="0067773B"/>
    <w:rsid w:val="006778FD"/>
    <w:rsid w:val="00680258"/>
    <w:rsid w:val="006805F1"/>
    <w:rsid w:val="006823CC"/>
    <w:rsid w:val="006916F2"/>
    <w:rsid w:val="00691D9D"/>
    <w:rsid w:val="00697AE4"/>
    <w:rsid w:val="00697B0F"/>
    <w:rsid w:val="006A0A0D"/>
    <w:rsid w:val="006A17E6"/>
    <w:rsid w:val="006A1ED1"/>
    <w:rsid w:val="006A20E0"/>
    <w:rsid w:val="006A4619"/>
    <w:rsid w:val="006A5B0F"/>
    <w:rsid w:val="006A60F0"/>
    <w:rsid w:val="006A654D"/>
    <w:rsid w:val="006A6CE7"/>
    <w:rsid w:val="006A7284"/>
    <w:rsid w:val="006B0072"/>
    <w:rsid w:val="006B0AA0"/>
    <w:rsid w:val="006B2AF7"/>
    <w:rsid w:val="006B2C92"/>
    <w:rsid w:val="006B3308"/>
    <w:rsid w:val="006B51AB"/>
    <w:rsid w:val="006B647F"/>
    <w:rsid w:val="006B6AF8"/>
    <w:rsid w:val="006B6DF2"/>
    <w:rsid w:val="006B7141"/>
    <w:rsid w:val="006B71D3"/>
    <w:rsid w:val="006C109A"/>
    <w:rsid w:val="006C1979"/>
    <w:rsid w:val="006C1E3B"/>
    <w:rsid w:val="006C3E73"/>
    <w:rsid w:val="006C50C8"/>
    <w:rsid w:val="006C57C4"/>
    <w:rsid w:val="006C69A1"/>
    <w:rsid w:val="006D2B55"/>
    <w:rsid w:val="006D5552"/>
    <w:rsid w:val="006D5A86"/>
    <w:rsid w:val="006D76E4"/>
    <w:rsid w:val="006D7D29"/>
    <w:rsid w:val="006E0C8D"/>
    <w:rsid w:val="006E12FF"/>
    <w:rsid w:val="006E264C"/>
    <w:rsid w:val="006E5B5F"/>
    <w:rsid w:val="006E5C73"/>
    <w:rsid w:val="006E64E4"/>
    <w:rsid w:val="006E669F"/>
    <w:rsid w:val="006E6F78"/>
    <w:rsid w:val="006E6FB6"/>
    <w:rsid w:val="006F0CB3"/>
    <w:rsid w:val="006F1D37"/>
    <w:rsid w:val="006F4653"/>
    <w:rsid w:val="006F5B4F"/>
    <w:rsid w:val="006F5C7B"/>
    <w:rsid w:val="0070162A"/>
    <w:rsid w:val="00703500"/>
    <w:rsid w:val="00707866"/>
    <w:rsid w:val="007127D7"/>
    <w:rsid w:val="00712BB7"/>
    <w:rsid w:val="007148D9"/>
    <w:rsid w:val="00716BF8"/>
    <w:rsid w:val="00717B47"/>
    <w:rsid w:val="00717D20"/>
    <w:rsid w:val="00717D33"/>
    <w:rsid w:val="00720774"/>
    <w:rsid w:val="007231BE"/>
    <w:rsid w:val="007244C9"/>
    <w:rsid w:val="0072696B"/>
    <w:rsid w:val="0072717C"/>
    <w:rsid w:val="0073044A"/>
    <w:rsid w:val="00732DA7"/>
    <w:rsid w:val="007343C4"/>
    <w:rsid w:val="00734533"/>
    <w:rsid w:val="0074098F"/>
    <w:rsid w:val="00753855"/>
    <w:rsid w:val="0075411D"/>
    <w:rsid w:val="0075504C"/>
    <w:rsid w:val="007609CB"/>
    <w:rsid w:val="0076155F"/>
    <w:rsid w:val="00762322"/>
    <w:rsid w:val="00762D47"/>
    <w:rsid w:val="00763CE6"/>
    <w:rsid w:val="0076410F"/>
    <w:rsid w:val="007647D6"/>
    <w:rsid w:val="00764C6E"/>
    <w:rsid w:val="00764EFC"/>
    <w:rsid w:val="007653C0"/>
    <w:rsid w:val="00765875"/>
    <w:rsid w:val="007706A1"/>
    <w:rsid w:val="007716D4"/>
    <w:rsid w:val="007727C5"/>
    <w:rsid w:val="00772820"/>
    <w:rsid w:val="007730AD"/>
    <w:rsid w:val="0077390F"/>
    <w:rsid w:val="007745C2"/>
    <w:rsid w:val="0077504C"/>
    <w:rsid w:val="00777826"/>
    <w:rsid w:val="00780E7F"/>
    <w:rsid w:val="00781D9F"/>
    <w:rsid w:val="00781E7B"/>
    <w:rsid w:val="007842B6"/>
    <w:rsid w:val="00785024"/>
    <w:rsid w:val="00790177"/>
    <w:rsid w:val="00792A34"/>
    <w:rsid w:val="00792D08"/>
    <w:rsid w:val="00792E84"/>
    <w:rsid w:val="00795FB3"/>
    <w:rsid w:val="00796EF6"/>
    <w:rsid w:val="007A0836"/>
    <w:rsid w:val="007A2E4B"/>
    <w:rsid w:val="007A36AC"/>
    <w:rsid w:val="007A431E"/>
    <w:rsid w:val="007A4378"/>
    <w:rsid w:val="007A48CD"/>
    <w:rsid w:val="007A4D79"/>
    <w:rsid w:val="007A50F9"/>
    <w:rsid w:val="007A603F"/>
    <w:rsid w:val="007A70D1"/>
    <w:rsid w:val="007B1AA8"/>
    <w:rsid w:val="007B2752"/>
    <w:rsid w:val="007B2E68"/>
    <w:rsid w:val="007B4E20"/>
    <w:rsid w:val="007B50DB"/>
    <w:rsid w:val="007B5831"/>
    <w:rsid w:val="007B6F56"/>
    <w:rsid w:val="007C1549"/>
    <w:rsid w:val="007C2713"/>
    <w:rsid w:val="007C2D5F"/>
    <w:rsid w:val="007C2FF0"/>
    <w:rsid w:val="007C3A3E"/>
    <w:rsid w:val="007C48E6"/>
    <w:rsid w:val="007C4B30"/>
    <w:rsid w:val="007C4B5F"/>
    <w:rsid w:val="007C7084"/>
    <w:rsid w:val="007D2CEC"/>
    <w:rsid w:val="007D42ED"/>
    <w:rsid w:val="007D4431"/>
    <w:rsid w:val="007D5622"/>
    <w:rsid w:val="007D5F13"/>
    <w:rsid w:val="007D68E2"/>
    <w:rsid w:val="007D7EA0"/>
    <w:rsid w:val="007E2D0C"/>
    <w:rsid w:val="007E4156"/>
    <w:rsid w:val="007E6AA8"/>
    <w:rsid w:val="007F0323"/>
    <w:rsid w:val="007F05C3"/>
    <w:rsid w:val="007F12EC"/>
    <w:rsid w:val="007F27FD"/>
    <w:rsid w:val="007F33C3"/>
    <w:rsid w:val="007F34FD"/>
    <w:rsid w:val="007F5744"/>
    <w:rsid w:val="007F5D3F"/>
    <w:rsid w:val="007F7B10"/>
    <w:rsid w:val="0080031B"/>
    <w:rsid w:val="00800DD6"/>
    <w:rsid w:val="00802808"/>
    <w:rsid w:val="00802EE6"/>
    <w:rsid w:val="008047D8"/>
    <w:rsid w:val="008054BB"/>
    <w:rsid w:val="00805629"/>
    <w:rsid w:val="00805861"/>
    <w:rsid w:val="0080604B"/>
    <w:rsid w:val="0081123E"/>
    <w:rsid w:val="00811D06"/>
    <w:rsid w:val="008121DD"/>
    <w:rsid w:val="0081433B"/>
    <w:rsid w:val="0081511C"/>
    <w:rsid w:val="00816850"/>
    <w:rsid w:val="00817CA7"/>
    <w:rsid w:val="00817F02"/>
    <w:rsid w:val="008211B4"/>
    <w:rsid w:val="00822983"/>
    <w:rsid w:val="008229C4"/>
    <w:rsid w:val="008235E2"/>
    <w:rsid w:val="008257E7"/>
    <w:rsid w:val="00825BE4"/>
    <w:rsid w:val="0082606F"/>
    <w:rsid w:val="00826246"/>
    <w:rsid w:val="00827F18"/>
    <w:rsid w:val="00830AEC"/>
    <w:rsid w:val="008310F8"/>
    <w:rsid w:val="00832538"/>
    <w:rsid w:val="008325FF"/>
    <w:rsid w:val="0083275F"/>
    <w:rsid w:val="00836547"/>
    <w:rsid w:val="00836E51"/>
    <w:rsid w:val="00837B63"/>
    <w:rsid w:val="00840EEB"/>
    <w:rsid w:val="00841304"/>
    <w:rsid w:val="00841F3B"/>
    <w:rsid w:val="00843B7C"/>
    <w:rsid w:val="00843E90"/>
    <w:rsid w:val="0084427E"/>
    <w:rsid w:val="00847419"/>
    <w:rsid w:val="00850984"/>
    <w:rsid w:val="00851C20"/>
    <w:rsid w:val="00851E65"/>
    <w:rsid w:val="008534DA"/>
    <w:rsid w:val="0085352C"/>
    <w:rsid w:val="0086122D"/>
    <w:rsid w:val="00861DA1"/>
    <w:rsid w:val="008620A4"/>
    <w:rsid w:val="00862308"/>
    <w:rsid w:val="00862CE3"/>
    <w:rsid w:val="00862DFF"/>
    <w:rsid w:val="00866B8A"/>
    <w:rsid w:val="00867880"/>
    <w:rsid w:val="00867BF4"/>
    <w:rsid w:val="0087035A"/>
    <w:rsid w:val="00871808"/>
    <w:rsid w:val="00871E98"/>
    <w:rsid w:val="00874B16"/>
    <w:rsid w:val="00874F49"/>
    <w:rsid w:val="00875BF0"/>
    <w:rsid w:val="008773DF"/>
    <w:rsid w:val="00877756"/>
    <w:rsid w:val="00880F5B"/>
    <w:rsid w:val="00883DC7"/>
    <w:rsid w:val="00884789"/>
    <w:rsid w:val="00886F86"/>
    <w:rsid w:val="00887899"/>
    <w:rsid w:val="00887B38"/>
    <w:rsid w:val="00891872"/>
    <w:rsid w:val="00891F00"/>
    <w:rsid w:val="00893CC5"/>
    <w:rsid w:val="00895A38"/>
    <w:rsid w:val="00895E0C"/>
    <w:rsid w:val="00895F19"/>
    <w:rsid w:val="008A3305"/>
    <w:rsid w:val="008A3849"/>
    <w:rsid w:val="008A4118"/>
    <w:rsid w:val="008A4C6A"/>
    <w:rsid w:val="008A6064"/>
    <w:rsid w:val="008A71C7"/>
    <w:rsid w:val="008A7491"/>
    <w:rsid w:val="008A7516"/>
    <w:rsid w:val="008B05DC"/>
    <w:rsid w:val="008B0E21"/>
    <w:rsid w:val="008B109B"/>
    <w:rsid w:val="008B2B66"/>
    <w:rsid w:val="008B30F5"/>
    <w:rsid w:val="008B4C65"/>
    <w:rsid w:val="008B4E71"/>
    <w:rsid w:val="008B5DA1"/>
    <w:rsid w:val="008B6ED3"/>
    <w:rsid w:val="008C03E6"/>
    <w:rsid w:val="008C04FF"/>
    <w:rsid w:val="008C1AE1"/>
    <w:rsid w:val="008C1B45"/>
    <w:rsid w:val="008C1C71"/>
    <w:rsid w:val="008C22AD"/>
    <w:rsid w:val="008C300A"/>
    <w:rsid w:val="008C5C6A"/>
    <w:rsid w:val="008C601D"/>
    <w:rsid w:val="008D26BE"/>
    <w:rsid w:val="008D30F6"/>
    <w:rsid w:val="008D4A7E"/>
    <w:rsid w:val="008D51B7"/>
    <w:rsid w:val="008D5727"/>
    <w:rsid w:val="008E1340"/>
    <w:rsid w:val="008E41ED"/>
    <w:rsid w:val="008E4C31"/>
    <w:rsid w:val="008E5963"/>
    <w:rsid w:val="008E6578"/>
    <w:rsid w:val="008F0173"/>
    <w:rsid w:val="008F08DA"/>
    <w:rsid w:val="008F11D3"/>
    <w:rsid w:val="008F3078"/>
    <w:rsid w:val="008F460B"/>
    <w:rsid w:val="008F4B14"/>
    <w:rsid w:val="008F574C"/>
    <w:rsid w:val="008F691B"/>
    <w:rsid w:val="008F6D96"/>
    <w:rsid w:val="0090089D"/>
    <w:rsid w:val="009022D6"/>
    <w:rsid w:val="00903724"/>
    <w:rsid w:val="00905794"/>
    <w:rsid w:val="009061BE"/>
    <w:rsid w:val="0090675C"/>
    <w:rsid w:val="009067BE"/>
    <w:rsid w:val="00907C20"/>
    <w:rsid w:val="00910729"/>
    <w:rsid w:val="00911E1B"/>
    <w:rsid w:val="0091398F"/>
    <w:rsid w:val="00914816"/>
    <w:rsid w:val="00914A69"/>
    <w:rsid w:val="009167D0"/>
    <w:rsid w:val="00917D78"/>
    <w:rsid w:val="009200E7"/>
    <w:rsid w:val="0092016E"/>
    <w:rsid w:val="00920289"/>
    <w:rsid w:val="0092224B"/>
    <w:rsid w:val="009234FE"/>
    <w:rsid w:val="00924C77"/>
    <w:rsid w:val="00926305"/>
    <w:rsid w:val="009267D9"/>
    <w:rsid w:val="00927F6A"/>
    <w:rsid w:val="00930667"/>
    <w:rsid w:val="00931DD4"/>
    <w:rsid w:val="00933CF1"/>
    <w:rsid w:val="00934A8D"/>
    <w:rsid w:val="00935EB6"/>
    <w:rsid w:val="00936735"/>
    <w:rsid w:val="00936B19"/>
    <w:rsid w:val="00937A19"/>
    <w:rsid w:val="00937B21"/>
    <w:rsid w:val="00937B4D"/>
    <w:rsid w:val="00941621"/>
    <w:rsid w:val="00941750"/>
    <w:rsid w:val="0094392C"/>
    <w:rsid w:val="00943B2A"/>
    <w:rsid w:val="00944EDB"/>
    <w:rsid w:val="009463FD"/>
    <w:rsid w:val="00950D59"/>
    <w:rsid w:val="00952E8C"/>
    <w:rsid w:val="009537CE"/>
    <w:rsid w:val="00953C57"/>
    <w:rsid w:val="00955B92"/>
    <w:rsid w:val="009566AF"/>
    <w:rsid w:val="00956F01"/>
    <w:rsid w:val="009571A6"/>
    <w:rsid w:val="00961538"/>
    <w:rsid w:val="009619F0"/>
    <w:rsid w:val="00962983"/>
    <w:rsid w:val="009649A1"/>
    <w:rsid w:val="00965207"/>
    <w:rsid w:val="00965DDF"/>
    <w:rsid w:val="00966116"/>
    <w:rsid w:val="009664D8"/>
    <w:rsid w:val="009669B4"/>
    <w:rsid w:val="00966B24"/>
    <w:rsid w:val="0096753F"/>
    <w:rsid w:val="00967661"/>
    <w:rsid w:val="0097144F"/>
    <w:rsid w:val="00971AB0"/>
    <w:rsid w:val="00972A17"/>
    <w:rsid w:val="00973F7D"/>
    <w:rsid w:val="00980032"/>
    <w:rsid w:val="00980E1E"/>
    <w:rsid w:val="00980F7A"/>
    <w:rsid w:val="00982765"/>
    <w:rsid w:val="009844F6"/>
    <w:rsid w:val="009872E6"/>
    <w:rsid w:val="00990B1C"/>
    <w:rsid w:val="00993688"/>
    <w:rsid w:val="00995996"/>
    <w:rsid w:val="00997F4B"/>
    <w:rsid w:val="009A1488"/>
    <w:rsid w:val="009A1A2B"/>
    <w:rsid w:val="009A1FCA"/>
    <w:rsid w:val="009A2ED7"/>
    <w:rsid w:val="009A39EB"/>
    <w:rsid w:val="009A3A9C"/>
    <w:rsid w:val="009A700F"/>
    <w:rsid w:val="009A7C26"/>
    <w:rsid w:val="009B12E6"/>
    <w:rsid w:val="009B2398"/>
    <w:rsid w:val="009B3307"/>
    <w:rsid w:val="009B409F"/>
    <w:rsid w:val="009B597A"/>
    <w:rsid w:val="009C0167"/>
    <w:rsid w:val="009C02A6"/>
    <w:rsid w:val="009C11CC"/>
    <w:rsid w:val="009C2652"/>
    <w:rsid w:val="009C47A2"/>
    <w:rsid w:val="009C5915"/>
    <w:rsid w:val="009D0D9A"/>
    <w:rsid w:val="009D12E4"/>
    <w:rsid w:val="009D7AF2"/>
    <w:rsid w:val="009E19CF"/>
    <w:rsid w:val="009E2D17"/>
    <w:rsid w:val="009E3271"/>
    <w:rsid w:val="009E438B"/>
    <w:rsid w:val="009E4525"/>
    <w:rsid w:val="009E4982"/>
    <w:rsid w:val="009E4C0E"/>
    <w:rsid w:val="009E64F6"/>
    <w:rsid w:val="009E7C5C"/>
    <w:rsid w:val="009E7FFA"/>
    <w:rsid w:val="009F181C"/>
    <w:rsid w:val="009F3BC1"/>
    <w:rsid w:val="009F6F70"/>
    <w:rsid w:val="00A01274"/>
    <w:rsid w:val="00A01E26"/>
    <w:rsid w:val="00A02EDD"/>
    <w:rsid w:val="00A0541B"/>
    <w:rsid w:val="00A05B29"/>
    <w:rsid w:val="00A07149"/>
    <w:rsid w:val="00A0759F"/>
    <w:rsid w:val="00A07675"/>
    <w:rsid w:val="00A11870"/>
    <w:rsid w:val="00A118DD"/>
    <w:rsid w:val="00A12E54"/>
    <w:rsid w:val="00A1309C"/>
    <w:rsid w:val="00A13F4B"/>
    <w:rsid w:val="00A15E8B"/>
    <w:rsid w:val="00A17B3A"/>
    <w:rsid w:val="00A20C49"/>
    <w:rsid w:val="00A20F3A"/>
    <w:rsid w:val="00A2143D"/>
    <w:rsid w:val="00A214EC"/>
    <w:rsid w:val="00A25BDC"/>
    <w:rsid w:val="00A27F35"/>
    <w:rsid w:val="00A30DAA"/>
    <w:rsid w:val="00A3234B"/>
    <w:rsid w:val="00A32D61"/>
    <w:rsid w:val="00A353CD"/>
    <w:rsid w:val="00A362FF"/>
    <w:rsid w:val="00A3687F"/>
    <w:rsid w:val="00A37C75"/>
    <w:rsid w:val="00A419F9"/>
    <w:rsid w:val="00A41AFA"/>
    <w:rsid w:val="00A432C2"/>
    <w:rsid w:val="00A4331B"/>
    <w:rsid w:val="00A44064"/>
    <w:rsid w:val="00A4508C"/>
    <w:rsid w:val="00A47D81"/>
    <w:rsid w:val="00A50A7F"/>
    <w:rsid w:val="00A52334"/>
    <w:rsid w:val="00A527CB"/>
    <w:rsid w:val="00A53352"/>
    <w:rsid w:val="00A540BA"/>
    <w:rsid w:val="00A5445A"/>
    <w:rsid w:val="00A54634"/>
    <w:rsid w:val="00A54718"/>
    <w:rsid w:val="00A5511C"/>
    <w:rsid w:val="00A55A71"/>
    <w:rsid w:val="00A63A12"/>
    <w:rsid w:val="00A6405B"/>
    <w:rsid w:val="00A648DC"/>
    <w:rsid w:val="00A65651"/>
    <w:rsid w:val="00A65E51"/>
    <w:rsid w:val="00A66996"/>
    <w:rsid w:val="00A67D52"/>
    <w:rsid w:val="00A74340"/>
    <w:rsid w:val="00A752D0"/>
    <w:rsid w:val="00A752D3"/>
    <w:rsid w:val="00A76F67"/>
    <w:rsid w:val="00A818FF"/>
    <w:rsid w:val="00A82163"/>
    <w:rsid w:val="00A84AC6"/>
    <w:rsid w:val="00A85031"/>
    <w:rsid w:val="00A8513C"/>
    <w:rsid w:val="00A859BA"/>
    <w:rsid w:val="00A85B80"/>
    <w:rsid w:val="00A87927"/>
    <w:rsid w:val="00A87CE7"/>
    <w:rsid w:val="00A90A50"/>
    <w:rsid w:val="00A91B70"/>
    <w:rsid w:val="00A93A18"/>
    <w:rsid w:val="00A94B39"/>
    <w:rsid w:val="00A95131"/>
    <w:rsid w:val="00A975BA"/>
    <w:rsid w:val="00AA33F5"/>
    <w:rsid w:val="00AA3C24"/>
    <w:rsid w:val="00AA4F41"/>
    <w:rsid w:val="00AA6480"/>
    <w:rsid w:val="00AA65FD"/>
    <w:rsid w:val="00AA6F31"/>
    <w:rsid w:val="00AB072A"/>
    <w:rsid w:val="00AB0886"/>
    <w:rsid w:val="00AB1A7C"/>
    <w:rsid w:val="00AB1D39"/>
    <w:rsid w:val="00AB1FEA"/>
    <w:rsid w:val="00AB3A20"/>
    <w:rsid w:val="00AB44D6"/>
    <w:rsid w:val="00AB5B74"/>
    <w:rsid w:val="00AC1380"/>
    <w:rsid w:val="00AC5723"/>
    <w:rsid w:val="00AC699C"/>
    <w:rsid w:val="00AC7FED"/>
    <w:rsid w:val="00AD245F"/>
    <w:rsid w:val="00AD2C5E"/>
    <w:rsid w:val="00AD2D12"/>
    <w:rsid w:val="00AD2FB9"/>
    <w:rsid w:val="00AD3316"/>
    <w:rsid w:val="00AD4E0C"/>
    <w:rsid w:val="00AD534C"/>
    <w:rsid w:val="00AD6298"/>
    <w:rsid w:val="00AD64D6"/>
    <w:rsid w:val="00AD6842"/>
    <w:rsid w:val="00AE041F"/>
    <w:rsid w:val="00AE0771"/>
    <w:rsid w:val="00AE15CC"/>
    <w:rsid w:val="00AE331C"/>
    <w:rsid w:val="00AE3523"/>
    <w:rsid w:val="00AE40D8"/>
    <w:rsid w:val="00AE44FC"/>
    <w:rsid w:val="00AE5EC7"/>
    <w:rsid w:val="00AE773F"/>
    <w:rsid w:val="00AF028E"/>
    <w:rsid w:val="00AF0974"/>
    <w:rsid w:val="00AF10E8"/>
    <w:rsid w:val="00AF111E"/>
    <w:rsid w:val="00AF2034"/>
    <w:rsid w:val="00AF2078"/>
    <w:rsid w:val="00AF5615"/>
    <w:rsid w:val="00AF60EF"/>
    <w:rsid w:val="00B01222"/>
    <w:rsid w:val="00B028DC"/>
    <w:rsid w:val="00B0489C"/>
    <w:rsid w:val="00B069BC"/>
    <w:rsid w:val="00B075E1"/>
    <w:rsid w:val="00B136DC"/>
    <w:rsid w:val="00B13DBB"/>
    <w:rsid w:val="00B15BF4"/>
    <w:rsid w:val="00B20453"/>
    <w:rsid w:val="00B24AED"/>
    <w:rsid w:val="00B24F3F"/>
    <w:rsid w:val="00B256E8"/>
    <w:rsid w:val="00B258FE"/>
    <w:rsid w:val="00B3007D"/>
    <w:rsid w:val="00B31A20"/>
    <w:rsid w:val="00B33166"/>
    <w:rsid w:val="00B42BF4"/>
    <w:rsid w:val="00B4507B"/>
    <w:rsid w:val="00B45FD8"/>
    <w:rsid w:val="00B463CC"/>
    <w:rsid w:val="00B46A3C"/>
    <w:rsid w:val="00B47590"/>
    <w:rsid w:val="00B50F32"/>
    <w:rsid w:val="00B564BF"/>
    <w:rsid w:val="00B5740F"/>
    <w:rsid w:val="00B57F5C"/>
    <w:rsid w:val="00B601FB"/>
    <w:rsid w:val="00B60DB1"/>
    <w:rsid w:val="00B61601"/>
    <w:rsid w:val="00B616F2"/>
    <w:rsid w:val="00B61903"/>
    <w:rsid w:val="00B624B4"/>
    <w:rsid w:val="00B628D4"/>
    <w:rsid w:val="00B63622"/>
    <w:rsid w:val="00B63984"/>
    <w:rsid w:val="00B64716"/>
    <w:rsid w:val="00B65B85"/>
    <w:rsid w:val="00B70A97"/>
    <w:rsid w:val="00B71B00"/>
    <w:rsid w:val="00B74C5D"/>
    <w:rsid w:val="00B75364"/>
    <w:rsid w:val="00B771C2"/>
    <w:rsid w:val="00B81C85"/>
    <w:rsid w:val="00B8457B"/>
    <w:rsid w:val="00B84BA2"/>
    <w:rsid w:val="00B85F34"/>
    <w:rsid w:val="00B871DF"/>
    <w:rsid w:val="00B907BE"/>
    <w:rsid w:val="00B933A6"/>
    <w:rsid w:val="00B94AC5"/>
    <w:rsid w:val="00B95591"/>
    <w:rsid w:val="00B95903"/>
    <w:rsid w:val="00B96B3A"/>
    <w:rsid w:val="00B96DBC"/>
    <w:rsid w:val="00BA2592"/>
    <w:rsid w:val="00BA306E"/>
    <w:rsid w:val="00BA479E"/>
    <w:rsid w:val="00BA512C"/>
    <w:rsid w:val="00BA6733"/>
    <w:rsid w:val="00BB1F2B"/>
    <w:rsid w:val="00BB23C0"/>
    <w:rsid w:val="00BB4763"/>
    <w:rsid w:val="00BB4CC6"/>
    <w:rsid w:val="00BB50F3"/>
    <w:rsid w:val="00BB5EC5"/>
    <w:rsid w:val="00BB60D4"/>
    <w:rsid w:val="00BC06B8"/>
    <w:rsid w:val="00BC0ADD"/>
    <w:rsid w:val="00BC13FB"/>
    <w:rsid w:val="00BC26BC"/>
    <w:rsid w:val="00BC3277"/>
    <w:rsid w:val="00BC33B5"/>
    <w:rsid w:val="00BC38F9"/>
    <w:rsid w:val="00BC506F"/>
    <w:rsid w:val="00BC53AB"/>
    <w:rsid w:val="00BC633A"/>
    <w:rsid w:val="00BC7084"/>
    <w:rsid w:val="00BC7430"/>
    <w:rsid w:val="00BD031A"/>
    <w:rsid w:val="00BD0E5A"/>
    <w:rsid w:val="00BD26D9"/>
    <w:rsid w:val="00BD505C"/>
    <w:rsid w:val="00BD59ED"/>
    <w:rsid w:val="00BD5B3C"/>
    <w:rsid w:val="00BE29CA"/>
    <w:rsid w:val="00BE2DB4"/>
    <w:rsid w:val="00BE2F4A"/>
    <w:rsid w:val="00BE317D"/>
    <w:rsid w:val="00BE586C"/>
    <w:rsid w:val="00BE5B75"/>
    <w:rsid w:val="00BF0141"/>
    <w:rsid w:val="00BF0AB6"/>
    <w:rsid w:val="00BF4B28"/>
    <w:rsid w:val="00BF67C0"/>
    <w:rsid w:val="00BF68E4"/>
    <w:rsid w:val="00C003F2"/>
    <w:rsid w:val="00C01C33"/>
    <w:rsid w:val="00C01FB2"/>
    <w:rsid w:val="00C02607"/>
    <w:rsid w:val="00C03268"/>
    <w:rsid w:val="00C044EC"/>
    <w:rsid w:val="00C05FA3"/>
    <w:rsid w:val="00C07395"/>
    <w:rsid w:val="00C116E8"/>
    <w:rsid w:val="00C14744"/>
    <w:rsid w:val="00C1662C"/>
    <w:rsid w:val="00C176A8"/>
    <w:rsid w:val="00C20280"/>
    <w:rsid w:val="00C22BCA"/>
    <w:rsid w:val="00C24129"/>
    <w:rsid w:val="00C24302"/>
    <w:rsid w:val="00C262CF"/>
    <w:rsid w:val="00C27FAD"/>
    <w:rsid w:val="00C310BA"/>
    <w:rsid w:val="00C32ABC"/>
    <w:rsid w:val="00C32D5D"/>
    <w:rsid w:val="00C3375B"/>
    <w:rsid w:val="00C347C7"/>
    <w:rsid w:val="00C34CB9"/>
    <w:rsid w:val="00C3554C"/>
    <w:rsid w:val="00C365CE"/>
    <w:rsid w:val="00C37421"/>
    <w:rsid w:val="00C403FD"/>
    <w:rsid w:val="00C41ACD"/>
    <w:rsid w:val="00C4212A"/>
    <w:rsid w:val="00C42E0A"/>
    <w:rsid w:val="00C46331"/>
    <w:rsid w:val="00C47597"/>
    <w:rsid w:val="00C47F70"/>
    <w:rsid w:val="00C53234"/>
    <w:rsid w:val="00C53AD1"/>
    <w:rsid w:val="00C5633C"/>
    <w:rsid w:val="00C61F48"/>
    <w:rsid w:val="00C63590"/>
    <w:rsid w:val="00C63B24"/>
    <w:rsid w:val="00C657B0"/>
    <w:rsid w:val="00C65A2C"/>
    <w:rsid w:val="00C7123C"/>
    <w:rsid w:val="00C72C43"/>
    <w:rsid w:val="00C74759"/>
    <w:rsid w:val="00C75C53"/>
    <w:rsid w:val="00C76135"/>
    <w:rsid w:val="00C77AC7"/>
    <w:rsid w:val="00C80720"/>
    <w:rsid w:val="00C82A6C"/>
    <w:rsid w:val="00C83879"/>
    <w:rsid w:val="00C84930"/>
    <w:rsid w:val="00C84F72"/>
    <w:rsid w:val="00C87022"/>
    <w:rsid w:val="00C87377"/>
    <w:rsid w:val="00C90C80"/>
    <w:rsid w:val="00C919E0"/>
    <w:rsid w:val="00C9230D"/>
    <w:rsid w:val="00C935F0"/>
    <w:rsid w:val="00C962B0"/>
    <w:rsid w:val="00C96FBF"/>
    <w:rsid w:val="00CA212C"/>
    <w:rsid w:val="00CA2845"/>
    <w:rsid w:val="00CA2C97"/>
    <w:rsid w:val="00CA3EA2"/>
    <w:rsid w:val="00CA50E5"/>
    <w:rsid w:val="00CA70BF"/>
    <w:rsid w:val="00CB0CDD"/>
    <w:rsid w:val="00CB23C3"/>
    <w:rsid w:val="00CB33B1"/>
    <w:rsid w:val="00CB7411"/>
    <w:rsid w:val="00CC1D97"/>
    <w:rsid w:val="00CC2645"/>
    <w:rsid w:val="00CC2D47"/>
    <w:rsid w:val="00CC2E0A"/>
    <w:rsid w:val="00CC3123"/>
    <w:rsid w:val="00CC367A"/>
    <w:rsid w:val="00CC3A13"/>
    <w:rsid w:val="00CC4801"/>
    <w:rsid w:val="00CD1481"/>
    <w:rsid w:val="00CD5F36"/>
    <w:rsid w:val="00CE387D"/>
    <w:rsid w:val="00CF09EE"/>
    <w:rsid w:val="00CF0EC4"/>
    <w:rsid w:val="00CF2380"/>
    <w:rsid w:val="00CF26B1"/>
    <w:rsid w:val="00CF2B56"/>
    <w:rsid w:val="00CF61BA"/>
    <w:rsid w:val="00CF6717"/>
    <w:rsid w:val="00CF71EC"/>
    <w:rsid w:val="00CF7FEF"/>
    <w:rsid w:val="00D02C05"/>
    <w:rsid w:val="00D02E31"/>
    <w:rsid w:val="00D0380E"/>
    <w:rsid w:val="00D043AD"/>
    <w:rsid w:val="00D04F93"/>
    <w:rsid w:val="00D07958"/>
    <w:rsid w:val="00D07ABB"/>
    <w:rsid w:val="00D161FC"/>
    <w:rsid w:val="00D16B98"/>
    <w:rsid w:val="00D17130"/>
    <w:rsid w:val="00D17F38"/>
    <w:rsid w:val="00D20B08"/>
    <w:rsid w:val="00D2251C"/>
    <w:rsid w:val="00D22A9B"/>
    <w:rsid w:val="00D24700"/>
    <w:rsid w:val="00D24804"/>
    <w:rsid w:val="00D26C85"/>
    <w:rsid w:val="00D278B9"/>
    <w:rsid w:val="00D27D36"/>
    <w:rsid w:val="00D300FF"/>
    <w:rsid w:val="00D3054A"/>
    <w:rsid w:val="00D30919"/>
    <w:rsid w:val="00D30B56"/>
    <w:rsid w:val="00D32EC6"/>
    <w:rsid w:val="00D3354D"/>
    <w:rsid w:val="00D34723"/>
    <w:rsid w:val="00D35959"/>
    <w:rsid w:val="00D35FC3"/>
    <w:rsid w:val="00D364E0"/>
    <w:rsid w:val="00D37823"/>
    <w:rsid w:val="00D37F88"/>
    <w:rsid w:val="00D40368"/>
    <w:rsid w:val="00D404F9"/>
    <w:rsid w:val="00D43C40"/>
    <w:rsid w:val="00D43D6B"/>
    <w:rsid w:val="00D44877"/>
    <w:rsid w:val="00D455F3"/>
    <w:rsid w:val="00D45DD7"/>
    <w:rsid w:val="00D468A0"/>
    <w:rsid w:val="00D5067D"/>
    <w:rsid w:val="00D523C8"/>
    <w:rsid w:val="00D52C1F"/>
    <w:rsid w:val="00D533ED"/>
    <w:rsid w:val="00D562C4"/>
    <w:rsid w:val="00D57478"/>
    <w:rsid w:val="00D6161E"/>
    <w:rsid w:val="00D616D2"/>
    <w:rsid w:val="00D61C6B"/>
    <w:rsid w:val="00D64A6B"/>
    <w:rsid w:val="00D6608A"/>
    <w:rsid w:val="00D67FA2"/>
    <w:rsid w:val="00D715E3"/>
    <w:rsid w:val="00D71655"/>
    <w:rsid w:val="00D72819"/>
    <w:rsid w:val="00D72A2F"/>
    <w:rsid w:val="00D73582"/>
    <w:rsid w:val="00D7651A"/>
    <w:rsid w:val="00D82037"/>
    <w:rsid w:val="00D82982"/>
    <w:rsid w:val="00D86785"/>
    <w:rsid w:val="00D909BE"/>
    <w:rsid w:val="00D93288"/>
    <w:rsid w:val="00D95B9A"/>
    <w:rsid w:val="00D97AF6"/>
    <w:rsid w:val="00DA1644"/>
    <w:rsid w:val="00DA4BCE"/>
    <w:rsid w:val="00DA561B"/>
    <w:rsid w:val="00DA5C84"/>
    <w:rsid w:val="00DB0873"/>
    <w:rsid w:val="00DB2D88"/>
    <w:rsid w:val="00DB3786"/>
    <w:rsid w:val="00DB4351"/>
    <w:rsid w:val="00DB475F"/>
    <w:rsid w:val="00DB5D33"/>
    <w:rsid w:val="00DC2407"/>
    <w:rsid w:val="00DC2747"/>
    <w:rsid w:val="00DC2EBE"/>
    <w:rsid w:val="00DC4337"/>
    <w:rsid w:val="00DC4F75"/>
    <w:rsid w:val="00DC6946"/>
    <w:rsid w:val="00DC6AFC"/>
    <w:rsid w:val="00DC7580"/>
    <w:rsid w:val="00DC7B5D"/>
    <w:rsid w:val="00DD0A35"/>
    <w:rsid w:val="00DD0EED"/>
    <w:rsid w:val="00DD3ED7"/>
    <w:rsid w:val="00DD444F"/>
    <w:rsid w:val="00DD4556"/>
    <w:rsid w:val="00DD55FE"/>
    <w:rsid w:val="00DD6011"/>
    <w:rsid w:val="00DD7CBD"/>
    <w:rsid w:val="00DE1427"/>
    <w:rsid w:val="00DE2110"/>
    <w:rsid w:val="00DE3527"/>
    <w:rsid w:val="00DE49D4"/>
    <w:rsid w:val="00DE5428"/>
    <w:rsid w:val="00DE756C"/>
    <w:rsid w:val="00DF1DF7"/>
    <w:rsid w:val="00DF43EC"/>
    <w:rsid w:val="00DF58AE"/>
    <w:rsid w:val="00DF6266"/>
    <w:rsid w:val="00DF7A30"/>
    <w:rsid w:val="00E00012"/>
    <w:rsid w:val="00E013D1"/>
    <w:rsid w:val="00E0219F"/>
    <w:rsid w:val="00E02D0F"/>
    <w:rsid w:val="00E02ECD"/>
    <w:rsid w:val="00E0369F"/>
    <w:rsid w:val="00E049A9"/>
    <w:rsid w:val="00E05959"/>
    <w:rsid w:val="00E064A6"/>
    <w:rsid w:val="00E06C7F"/>
    <w:rsid w:val="00E07EEB"/>
    <w:rsid w:val="00E10674"/>
    <w:rsid w:val="00E10702"/>
    <w:rsid w:val="00E1220D"/>
    <w:rsid w:val="00E12AE5"/>
    <w:rsid w:val="00E13C13"/>
    <w:rsid w:val="00E15C35"/>
    <w:rsid w:val="00E173D9"/>
    <w:rsid w:val="00E20D39"/>
    <w:rsid w:val="00E20E2F"/>
    <w:rsid w:val="00E22E12"/>
    <w:rsid w:val="00E26289"/>
    <w:rsid w:val="00E264CC"/>
    <w:rsid w:val="00E317D9"/>
    <w:rsid w:val="00E319FE"/>
    <w:rsid w:val="00E357D3"/>
    <w:rsid w:val="00E359F7"/>
    <w:rsid w:val="00E36EED"/>
    <w:rsid w:val="00E371FC"/>
    <w:rsid w:val="00E37F3A"/>
    <w:rsid w:val="00E408AE"/>
    <w:rsid w:val="00E43D9B"/>
    <w:rsid w:val="00E4614F"/>
    <w:rsid w:val="00E505B5"/>
    <w:rsid w:val="00E50A15"/>
    <w:rsid w:val="00E50BE5"/>
    <w:rsid w:val="00E51C63"/>
    <w:rsid w:val="00E52A01"/>
    <w:rsid w:val="00E53CCF"/>
    <w:rsid w:val="00E55131"/>
    <w:rsid w:val="00E55BA0"/>
    <w:rsid w:val="00E56267"/>
    <w:rsid w:val="00E5797D"/>
    <w:rsid w:val="00E61DCD"/>
    <w:rsid w:val="00E62C38"/>
    <w:rsid w:val="00E6362E"/>
    <w:rsid w:val="00E6375F"/>
    <w:rsid w:val="00E63D67"/>
    <w:rsid w:val="00E63F33"/>
    <w:rsid w:val="00E647A8"/>
    <w:rsid w:val="00E65D33"/>
    <w:rsid w:val="00E66726"/>
    <w:rsid w:val="00E66B5C"/>
    <w:rsid w:val="00E73006"/>
    <w:rsid w:val="00E75337"/>
    <w:rsid w:val="00E76F50"/>
    <w:rsid w:val="00E80E93"/>
    <w:rsid w:val="00E83B4E"/>
    <w:rsid w:val="00E83D37"/>
    <w:rsid w:val="00E851BA"/>
    <w:rsid w:val="00E85218"/>
    <w:rsid w:val="00E85B0A"/>
    <w:rsid w:val="00E872F3"/>
    <w:rsid w:val="00E91412"/>
    <w:rsid w:val="00E91B5B"/>
    <w:rsid w:val="00E92AC3"/>
    <w:rsid w:val="00E9372A"/>
    <w:rsid w:val="00E93E59"/>
    <w:rsid w:val="00E94CD4"/>
    <w:rsid w:val="00E9579B"/>
    <w:rsid w:val="00E961C2"/>
    <w:rsid w:val="00EA02DF"/>
    <w:rsid w:val="00EA0624"/>
    <w:rsid w:val="00EA1C7E"/>
    <w:rsid w:val="00EA242F"/>
    <w:rsid w:val="00EA5050"/>
    <w:rsid w:val="00EA56EE"/>
    <w:rsid w:val="00EA6366"/>
    <w:rsid w:val="00EA7861"/>
    <w:rsid w:val="00EB3744"/>
    <w:rsid w:val="00EB5008"/>
    <w:rsid w:val="00EC0736"/>
    <w:rsid w:val="00EC15C4"/>
    <w:rsid w:val="00EC1724"/>
    <w:rsid w:val="00EC3779"/>
    <w:rsid w:val="00EC39EF"/>
    <w:rsid w:val="00EC3E6A"/>
    <w:rsid w:val="00EC421E"/>
    <w:rsid w:val="00EC5917"/>
    <w:rsid w:val="00EC68C0"/>
    <w:rsid w:val="00EC747F"/>
    <w:rsid w:val="00ED0EB5"/>
    <w:rsid w:val="00ED3B26"/>
    <w:rsid w:val="00ED3EAB"/>
    <w:rsid w:val="00ED4786"/>
    <w:rsid w:val="00ED4819"/>
    <w:rsid w:val="00ED4D0C"/>
    <w:rsid w:val="00ED768A"/>
    <w:rsid w:val="00EE0339"/>
    <w:rsid w:val="00EE2018"/>
    <w:rsid w:val="00EE3C91"/>
    <w:rsid w:val="00EE4152"/>
    <w:rsid w:val="00EE52CD"/>
    <w:rsid w:val="00EE7355"/>
    <w:rsid w:val="00EE7BE2"/>
    <w:rsid w:val="00EF192E"/>
    <w:rsid w:val="00EF2A18"/>
    <w:rsid w:val="00EF2F4D"/>
    <w:rsid w:val="00EF42E3"/>
    <w:rsid w:val="00EF4651"/>
    <w:rsid w:val="00EF4AA8"/>
    <w:rsid w:val="00F021DA"/>
    <w:rsid w:val="00F02F63"/>
    <w:rsid w:val="00F03209"/>
    <w:rsid w:val="00F04067"/>
    <w:rsid w:val="00F045C4"/>
    <w:rsid w:val="00F05C9C"/>
    <w:rsid w:val="00F07247"/>
    <w:rsid w:val="00F12E3B"/>
    <w:rsid w:val="00F137ED"/>
    <w:rsid w:val="00F16E04"/>
    <w:rsid w:val="00F212F8"/>
    <w:rsid w:val="00F21F8D"/>
    <w:rsid w:val="00F253CE"/>
    <w:rsid w:val="00F26FDA"/>
    <w:rsid w:val="00F30963"/>
    <w:rsid w:val="00F327FC"/>
    <w:rsid w:val="00F33A9F"/>
    <w:rsid w:val="00F33B31"/>
    <w:rsid w:val="00F34040"/>
    <w:rsid w:val="00F37591"/>
    <w:rsid w:val="00F40046"/>
    <w:rsid w:val="00F41AB6"/>
    <w:rsid w:val="00F42524"/>
    <w:rsid w:val="00F47F5A"/>
    <w:rsid w:val="00F51293"/>
    <w:rsid w:val="00F5153D"/>
    <w:rsid w:val="00F517F1"/>
    <w:rsid w:val="00F51A3F"/>
    <w:rsid w:val="00F520CC"/>
    <w:rsid w:val="00F527B4"/>
    <w:rsid w:val="00F538C4"/>
    <w:rsid w:val="00F611A2"/>
    <w:rsid w:val="00F6367C"/>
    <w:rsid w:val="00F667AF"/>
    <w:rsid w:val="00F6690B"/>
    <w:rsid w:val="00F701CC"/>
    <w:rsid w:val="00F71541"/>
    <w:rsid w:val="00F71739"/>
    <w:rsid w:val="00F71959"/>
    <w:rsid w:val="00F7221F"/>
    <w:rsid w:val="00F738FA"/>
    <w:rsid w:val="00F73FEC"/>
    <w:rsid w:val="00F748C0"/>
    <w:rsid w:val="00F760ED"/>
    <w:rsid w:val="00F76CF3"/>
    <w:rsid w:val="00F80B5B"/>
    <w:rsid w:val="00F85720"/>
    <w:rsid w:val="00F864D9"/>
    <w:rsid w:val="00F86B4B"/>
    <w:rsid w:val="00F9000D"/>
    <w:rsid w:val="00F92235"/>
    <w:rsid w:val="00F923EA"/>
    <w:rsid w:val="00F92FED"/>
    <w:rsid w:val="00F9580D"/>
    <w:rsid w:val="00F97806"/>
    <w:rsid w:val="00FA0016"/>
    <w:rsid w:val="00FA2236"/>
    <w:rsid w:val="00FA2A80"/>
    <w:rsid w:val="00FA3FB9"/>
    <w:rsid w:val="00FA54F0"/>
    <w:rsid w:val="00FB05A3"/>
    <w:rsid w:val="00FB5349"/>
    <w:rsid w:val="00FB5C5C"/>
    <w:rsid w:val="00FC3D31"/>
    <w:rsid w:val="00FC4667"/>
    <w:rsid w:val="00FC5B7B"/>
    <w:rsid w:val="00FC60B2"/>
    <w:rsid w:val="00FC60F9"/>
    <w:rsid w:val="00FD012B"/>
    <w:rsid w:val="00FD0A02"/>
    <w:rsid w:val="00FD0B12"/>
    <w:rsid w:val="00FD2F53"/>
    <w:rsid w:val="00FD44C6"/>
    <w:rsid w:val="00FD6CE7"/>
    <w:rsid w:val="00FE054F"/>
    <w:rsid w:val="00FE0ADD"/>
    <w:rsid w:val="00FE1406"/>
    <w:rsid w:val="00FE1F8E"/>
    <w:rsid w:val="00FE28A4"/>
    <w:rsid w:val="00FE2F9E"/>
    <w:rsid w:val="00FE39AA"/>
    <w:rsid w:val="00FE3A7E"/>
    <w:rsid w:val="00FE3FA5"/>
    <w:rsid w:val="00FE5888"/>
    <w:rsid w:val="00FE7A86"/>
    <w:rsid w:val="00FF0580"/>
    <w:rsid w:val="00FF242D"/>
    <w:rsid w:val="00FF575D"/>
    <w:rsid w:val="00FF6240"/>
    <w:rsid w:val="0102140F"/>
    <w:rsid w:val="01A000B8"/>
    <w:rsid w:val="031F0745"/>
    <w:rsid w:val="0336E32A"/>
    <w:rsid w:val="03C16F6F"/>
    <w:rsid w:val="04A84618"/>
    <w:rsid w:val="051A7799"/>
    <w:rsid w:val="06090F8D"/>
    <w:rsid w:val="074DC209"/>
    <w:rsid w:val="084140D2"/>
    <w:rsid w:val="09DA1397"/>
    <w:rsid w:val="0A74B383"/>
    <w:rsid w:val="0B014C5C"/>
    <w:rsid w:val="0B3B5DFF"/>
    <w:rsid w:val="0B41F50F"/>
    <w:rsid w:val="0CB0447C"/>
    <w:rsid w:val="0CFB1173"/>
    <w:rsid w:val="0D2ECB84"/>
    <w:rsid w:val="0D575DB8"/>
    <w:rsid w:val="0E818357"/>
    <w:rsid w:val="0ECE3E59"/>
    <w:rsid w:val="0ED362AF"/>
    <w:rsid w:val="0EF32E19"/>
    <w:rsid w:val="0F446D55"/>
    <w:rsid w:val="0F7154D3"/>
    <w:rsid w:val="0F73BFC6"/>
    <w:rsid w:val="10428A3F"/>
    <w:rsid w:val="11AE8B69"/>
    <w:rsid w:val="122ACEDB"/>
    <w:rsid w:val="1354F47A"/>
    <w:rsid w:val="17470278"/>
    <w:rsid w:val="17989498"/>
    <w:rsid w:val="17E1F596"/>
    <w:rsid w:val="19C06C1E"/>
    <w:rsid w:val="1B296BD6"/>
    <w:rsid w:val="1B60065F"/>
    <w:rsid w:val="1BC6763B"/>
    <w:rsid w:val="1E481C18"/>
    <w:rsid w:val="1FE3EC79"/>
    <w:rsid w:val="208B0E31"/>
    <w:rsid w:val="20A6B2F0"/>
    <w:rsid w:val="217FBCDA"/>
    <w:rsid w:val="21CF47E3"/>
    <w:rsid w:val="223AD71A"/>
    <w:rsid w:val="23D6A77B"/>
    <w:rsid w:val="2446FF31"/>
    <w:rsid w:val="25BD782A"/>
    <w:rsid w:val="26D0B511"/>
    <w:rsid w:val="27729306"/>
    <w:rsid w:val="28757C69"/>
    <w:rsid w:val="2A1AEE53"/>
    <w:rsid w:val="2BD1333F"/>
    <w:rsid w:val="2C935DCE"/>
    <w:rsid w:val="2D40B381"/>
    <w:rsid w:val="2DC4E82D"/>
    <w:rsid w:val="2DF0A37A"/>
    <w:rsid w:val="2FF6E91E"/>
    <w:rsid w:val="308A2FD7"/>
    <w:rsid w:val="32260038"/>
    <w:rsid w:val="336F7169"/>
    <w:rsid w:val="338A1B6D"/>
    <w:rsid w:val="34D86626"/>
    <w:rsid w:val="35635458"/>
    <w:rsid w:val="35B004AF"/>
    <w:rsid w:val="365D7F82"/>
    <w:rsid w:val="38EA0598"/>
    <w:rsid w:val="3913B51F"/>
    <w:rsid w:val="3A249E99"/>
    <w:rsid w:val="3B24D510"/>
    <w:rsid w:val="3C175D80"/>
    <w:rsid w:val="3CC415E6"/>
    <w:rsid w:val="3D3D1D85"/>
    <w:rsid w:val="3D8200A9"/>
    <w:rsid w:val="3E2DAC22"/>
    <w:rsid w:val="4242DF74"/>
    <w:rsid w:val="42869F04"/>
    <w:rsid w:val="42BD01B0"/>
    <w:rsid w:val="43A6D792"/>
    <w:rsid w:val="45EFC72F"/>
    <w:rsid w:val="4812E562"/>
    <w:rsid w:val="491BF5D4"/>
    <w:rsid w:val="492C4334"/>
    <w:rsid w:val="4A2130C3"/>
    <w:rsid w:val="4A710C58"/>
    <w:rsid w:val="4AB89DA2"/>
    <w:rsid w:val="4AD0011B"/>
    <w:rsid w:val="4EDDE173"/>
    <w:rsid w:val="4F2E7E36"/>
    <w:rsid w:val="51BBC011"/>
    <w:rsid w:val="51C5A3AD"/>
    <w:rsid w:val="535AAC22"/>
    <w:rsid w:val="5376BB17"/>
    <w:rsid w:val="5482407A"/>
    <w:rsid w:val="55AD3F63"/>
    <w:rsid w:val="57271BDE"/>
    <w:rsid w:val="5809D0DD"/>
    <w:rsid w:val="59C8EF92"/>
    <w:rsid w:val="5BD9E7D8"/>
    <w:rsid w:val="5C1C80E7"/>
    <w:rsid w:val="5C9C6B40"/>
    <w:rsid w:val="5CDBB22E"/>
    <w:rsid w:val="5D2574A9"/>
    <w:rsid w:val="5DB85148"/>
    <w:rsid w:val="5DCE3A9E"/>
    <w:rsid w:val="5EC8549D"/>
    <w:rsid w:val="5F2461A0"/>
    <w:rsid w:val="5FA9E7AE"/>
    <w:rsid w:val="60AEA000"/>
    <w:rsid w:val="61AF2351"/>
    <w:rsid w:val="6201CDBE"/>
    <w:rsid w:val="625C0262"/>
    <w:rsid w:val="62FA45A5"/>
    <w:rsid w:val="634A334B"/>
    <w:rsid w:val="638B88F0"/>
    <w:rsid w:val="63F7D2C3"/>
    <w:rsid w:val="64329373"/>
    <w:rsid w:val="64D8758D"/>
    <w:rsid w:val="682F5A05"/>
    <w:rsid w:val="689F4283"/>
    <w:rsid w:val="68EF19FD"/>
    <w:rsid w:val="694C8177"/>
    <w:rsid w:val="6A37BCE1"/>
    <w:rsid w:val="6AA54155"/>
    <w:rsid w:val="6B5AD73A"/>
    <w:rsid w:val="6BD6E345"/>
    <w:rsid w:val="6CAC14C0"/>
    <w:rsid w:val="6E7A8E30"/>
    <w:rsid w:val="6F0E8407"/>
    <w:rsid w:val="7044E009"/>
    <w:rsid w:val="7100FE01"/>
    <w:rsid w:val="721047F5"/>
    <w:rsid w:val="728BE343"/>
    <w:rsid w:val="749CDD1B"/>
    <w:rsid w:val="74D9B42C"/>
    <w:rsid w:val="757DC58B"/>
    <w:rsid w:val="77190125"/>
    <w:rsid w:val="77B89A50"/>
    <w:rsid w:val="784BB1BA"/>
    <w:rsid w:val="79BC0246"/>
    <w:rsid w:val="79DEA54A"/>
    <w:rsid w:val="7AE36BE2"/>
    <w:rsid w:val="7B2BD144"/>
    <w:rsid w:val="7C1A2B1C"/>
    <w:rsid w:val="7D3A86EA"/>
    <w:rsid w:val="7D9C2E4E"/>
    <w:rsid w:val="7DC96BFB"/>
    <w:rsid w:val="7F3F94A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80CA7"/>
  <w15:docId w15:val="{C9B5BE2C-FDE7-4B76-A89C-2A5513C0D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en-US" w:eastAsia="en-US"/>
    </w:rPr>
  </w:style>
  <w:style w:type="paragraph" w:styleId="Titre1">
    <w:name w:val="heading 1"/>
    <w:next w:val="Corps"/>
    <w:pPr>
      <w:keepNext/>
      <w:spacing w:before="240" w:after="60"/>
      <w:outlineLvl w:val="0"/>
    </w:pPr>
    <w:rPr>
      <w:rFonts w:ascii="Cambria" w:eastAsia="Cambria" w:hAnsi="Cambria" w:cs="Cambria"/>
      <w:b/>
      <w:bCs/>
      <w:color w:val="000000"/>
      <w:kern w:val="32"/>
      <w:sz w:val="32"/>
      <w:szCs w:val="32"/>
      <w:u w:color="000000"/>
    </w:rPr>
  </w:style>
  <w:style w:type="paragraph" w:styleId="Titre2">
    <w:name w:val="heading 2"/>
    <w:next w:val="Corps"/>
    <w:pPr>
      <w:keepNext/>
      <w:keepLines/>
      <w:spacing w:before="200"/>
      <w:outlineLvl w:val="1"/>
    </w:pPr>
    <w:rPr>
      <w:rFonts w:ascii="Cambria" w:hAnsi="Cambria" w:cs="Arial Unicode MS"/>
      <w:b/>
      <w:bCs/>
      <w:color w:val="4F81BD"/>
      <w:sz w:val="26"/>
      <w:szCs w:val="26"/>
      <w:u w:color="4F81B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NormalTable0">
    <w:name w:val="Normal Table0"/>
    <w:tblPr>
      <w:tblInd w:w="0" w:type="dxa"/>
      <w:tblCellMar>
        <w:top w:w="0" w:type="dxa"/>
        <w:left w:w="0" w:type="dxa"/>
        <w:bottom w:w="0" w:type="dxa"/>
        <w:right w:w="0" w:type="dxa"/>
      </w:tblCellMar>
    </w:tblPr>
  </w:style>
  <w:style w:type="paragraph" w:styleId="En-tte">
    <w:name w:val="head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Pieddepage">
    <w:name w:val="footer"/>
    <w:pPr>
      <w:tabs>
        <w:tab w:val="center" w:pos="4536"/>
        <w:tab w:val="right" w:pos="9072"/>
      </w:tabs>
    </w:pPr>
    <w:rPr>
      <w:rFonts w:cs="Arial Unicode MS"/>
      <w:color w:val="000000"/>
      <w:sz w:val="24"/>
      <w:szCs w:val="24"/>
      <w:u w:color="000000"/>
    </w:rPr>
  </w:style>
  <w:style w:type="character" w:customStyle="1" w:styleId="Aucun">
    <w:name w:val="Aucun"/>
  </w:style>
  <w:style w:type="paragraph" w:customStyle="1" w:styleId="Corps">
    <w:name w:val="Corps"/>
    <w:rPr>
      <w:rFonts w:cs="Arial Unicode MS"/>
      <w:color w:val="000000"/>
      <w:sz w:val="24"/>
      <w:szCs w:val="24"/>
      <w:u w:color="000000"/>
      <w14:textOutline w14:w="0" w14:cap="flat" w14:cmpd="sng" w14:algn="ctr">
        <w14:noFill/>
        <w14:prstDash w14:val="solid"/>
        <w14:bevel/>
      </w14:textOutline>
    </w:rPr>
  </w:style>
  <w:style w:type="paragraph" w:styleId="En-ttedetabledesmatires">
    <w:name w:val="TOC Heading"/>
    <w:next w:val="Corps"/>
    <w:pPr>
      <w:keepNext/>
      <w:spacing w:before="240" w:after="60"/>
    </w:pPr>
    <w:rPr>
      <w:rFonts w:ascii="Carlito" w:eastAsia="Carlito" w:hAnsi="Carlito" w:cs="Carlito"/>
      <w:b/>
      <w:bCs/>
      <w:color w:val="000000"/>
      <w:kern w:val="32"/>
      <w:sz w:val="32"/>
      <w:szCs w:val="32"/>
      <w:u w:color="000000"/>
    </w:rPr>
  </w:style>
  <w:style w:type="numbering" w:customStyle="1" w:styleId="Style1import">
    <w:name w:val="Style 1 importé"/>
    <w:pPr>
      <w:numPr>
        <w:numId w:val="2"/>
      </w:numPr>
    </w:pPr>
  </w:style>
  <w:style w:type="numbering" w:customStyle="1" w:styleId="Style2import">
    <w:name w:val="Style 2 importé"/>
    <w:pPr>
      <w:numPr>
        <w:numId w:val="4"/>
      </w:numPr>
    </w:pPr>
  </w:style>
  <w:style w:type="paragraph" w:styleId="Paragraphedeliste">
    <w:name w:val="List Paragraph"/>
    <w:aliases w:val="References,1 liste,RM1,Bullets,tiret important,List Paragraph1,lp1,Liste de points,List Paragraph (numbered (a)),Table/Figure Heading,List Bullet Mary,Numbered Paragraph,Main numbered paragraph,Numbered List Paragraph,TITRE REFERENCE"/>
    <w:link w:val="ParagraphedelisteCar"/>
    <w:uiPriority w:val="34"/>
    <w:qFormat/>
    <w:pPr>
      <w:spacing w:after="200" w:line="276" w:lineRule="auto"/>
      <w:ind w:left="720"/>
    </w:pPr>
    <w:rPr>
      <w:rFonts w:ascii="Calibri" w:hAnsi="Calibri" w:cs="Arial Unicode MS"/>
      <w:color w:val="000000"/>
      <w:sz w:val="22"/>
      <w:szCs w:val="22"/>
      <w:u w:color="000000"/>
    </w:rPr>
  </w:style>
  <w:style w:type="numbering" w:customStyle="1" w:styleId="Style3import">
    <w:name w:val="Style 3 importé"/>
    <w:pPr>
      <w:numPr>
        <w:numId w:val="6"/>
      </w:numPr>
    </w:pPr>
  </w:style>
  <w:style w:type="numbering" w:customStyle="1" w:styleId="Style4import">
    <w:name w:val="Style 4 importé"/>
    <w:pPr>
      <w:numPr>
        <w:numId w:val="10"/>
      </w:numPr>
    </w:pPr>
  </w:style>
  <w:style w:type="paragraph" w:customStyle="1" w:styleId="Pardfaut">
    <w:name w:val="Par défau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Corpsdetexte">
    <w:name w:val="Body Text"/>
    <w:pPr>
      <w:spacing w:after="120"/>
    </w:pPr>
    <w:rPr>
      <w:rFonts w:cs="Arial Unicode MS"/>
      <w:color w:val="000000"/>
      <w:sz w:val="24"/>
      <w:szCs w:val="24"/>
      <w:u w:color="000000"/>
      <w:lang w:val="en-US"/>
    </w:rPr>
  </w:style>
  <w:style w:type="character" w:styleId="Marquedecommentaire">
    <w:name w:val="annotation reference"/>
    <w:basedOn w:val="Policepardfaut"/>
    <w:uiPriority w:val="99"/>
    <w:semiHidden/>
    <w:unhideWhenUsed/>
    <w:rsid w:val="00D44877"/>
    <w:rPr>
      <w:sz w:val="16"/>
      <w:szCs w:val="16"/>
    </w:rPr>
  </w:style>
  <w:style w:type="paragraph" w:styleId="Commentaire">
    <w:name w:val="annotation text"/>
    <w:basedOn w:val="Normal"/>
    <w:link w:val="CommentaireCar"/>
    <w:unhideWhenUsed/>
    <w:rsid w:val="00D44877"/>
    <w:rPr>
      <w:sz w:val="20"/>
      <w:szCs w:val="20"/>
    </w:rPr>
  </w:style>
  <w:style w:type="character" w:customStyle="1" w:styleId="CommentaireCar">
    <w:name w:val="Commentaire Car"/>
    <w:basedOn w:val="Policepardfaut"/>
    <w:link w:val="Commentaire"/>
    <w:rsid w:val="00D44877"/>
    <w:rPr>
      <w:lang w:val="en-US" w:eastAsia="en-US"/>
    </w:rPr>
  </w:style>
  <w:style w:type="paragraph" w:styleId="Objetducommentaire">
    <w:name w:val="annotation subject"/>
    <w:basedOn w:val="Commentaire"/>
    <w:next w:val="Commentaire"/>
    <w:link w:val="ObjetducommentaireCar"/>
    <w:uiPriority w:val="99"/>
    <w:semiHidden/>
    <w:unhideWhenUsed/>
    <w:rsid w:val="00D44877"/>
    <w:rPr>
      <w:b/>
      <w:bCs/>
    </w:rPr>
  </w:style>
  <w:style w:type="character" w:customStyle="1" w:styleId="ObjetducommentaireCar">
    <w:name w:val="Objet du commentaire Car"/>
    <w:basedOn w:val="CommentaireCar"/>
    <w:link w:val="Objetducommentaire"/>
    <w:uiPriority w:val="99"/>
    <w:semiHidden/>
    <w:rsid w:val="00D44877"/>
    <w:rPr>
      <w:b/>
      <w:bCs/>
      <w:lang w:val="en-US" w:eastAsia="en-US"/>
    </w:rPr>
  </w:style>
  <w:style w:type="paragraph" w:styleId="Textedebulles">
    <w:name w:val="Balloon Text"/>
    <w:basedOn w:val="Normal"/>
    <w:link w:val="TextedebullesCar"/>
    <w:uiPriority w:val="99"/>
    <w:semiHidden/>
    <w:unhideWhenUsed/>
    <w:rsid w:val="00D44877"/>
    <w:rPr>
      <w:rFonts w:ascii="Segoe UI" w:hAnsi="Segoe UI" w:cs="Segoe UI"/>
      <w:sz w:val="18"/>
      <w:szCs w:val="18"/>
    </w:rPr>
  </w:style>
  <w:style w:type="character" w:customStyle="1" w:styleId="TextedebullesCar">
    <w:name w:val="Texte de bulles Car"/>
    <w:basedOn w:val="Policepardfaut"/>
    <w:link w:val="Textedebulles"/>
    <w:uiPriority w:val="99"/>
    <w:semiHidden/>
    <w:rsid w:val="00D44877"/>
    <w:rPr>
      <w:rFonts w:ascii="Segoe UI" w:hAnsi="Segoe UI" w:cs="Segoe UI"/>
      <w:sz w:val="18"/>
      <w:szCs w:val="18"/>
      <w:lang w:val="en-US" w:eastAsia="en-US"/>
    </w:rPr>
  </w:style>
  <w:style w:type="character" w:customStyle="1" w:styleId="ParagraphedelisteCar">
    <w:name w:val="Paragraphe de liste Car"/>
    <w:aliases w:val="References Car,1 liste Car,RM1 Car,Bullets Car,tiret important Car,List Paragraph1 Car,lp1 Car,Liste de points Car,List Paragraph (numbered (a)) Car,Table/Figure Heading Car,List Bullet Mary Car,Numbered Paragraph Car"/>
    <w:link w:val="Paragraphedeliste"/>
    <w:uiPriority w:val="34"/>
    <w:qFormat/>
    <w:rsid w:val="00047704"/>
    <w:rPr>
      <w:rFonts w:ascii="Calibri" w:hAnsi="Calibri" w:cs="Arial Unicode MS"/>
      <w:color w:val="000000"/>
      <w:sz w:val="22"/>
      <w:szCs w:val="22"/>
      <w:u w:color="000000"/>
    </w:rPr>
  </w:style>
  <w:style w:type="paragraph" w:customStyle="1" w:styleId="ParagraphNumbering">
    <w:name w:val="Paragraph Numbering"/>
    <w:basedOn w:val="Normal"/>
    <w:link w:val="ParagraphNumberingChar"/>
    <w:uiPriority w:val="1"/>
    <w:qFormat/>
    <w:rsid w:val="00E65D33"/>
    <w:pPr>
      <w:numPr>
        <w:numId w:val="20"/>
      </w:numPr>
      <w:pBdr>
        <w:top w:val="none" w:sz="0" w:space="0" w:color="auto"/>
        <w:left w:val="none" w:sz="0" w:space="0" w:color="auto"/>
        <w:bottom w:val="none" w:sz="0" w:space="0" w:color="auto"/>
        <w:right w:val="none" w:sz="0" w:space="0" w:color="auto"/>
        <w:between w:val="none" w:sz="0" w:space="0" w:color="auto"/>
        <w:bar w:val="none" w:sz="0" w:color="auto"/>
      </w:pBdr>
      <w:spacing w:after="240" w:line="264" w:lineRule="auto"/>
    </w:pPr>
    <w:rPr>
      <w:rFonts w:eastAsia="Times New Roman"/>
      <w:bdr w:val="none" w:sz="0" w:space="0" w:color="auto"/>
      <w:lang w:eastAsia="x-none"/>
    </w:rPr>
  </w:style>
  <w:style w:type="character" w:customStyle="1" w:styleId="ParagraphNumberingChar">
    <w:name w:val="Paragraph Numbering Char"/>
    <w:link w:val="ParagraphNumbering"/>
    <w:uiPriority w:val="1"/>
    <w:locked/>
    <w:rsid w:val="00E65D33"/>
    <w:rPr>
      <w:rFonts w:eastAsia="Times New Roman"/>
      <w:sz w:val="24"/>
      <w:szCs w:val="24"/>
      <w:bdr w:val="none" w:sz="0" w:space="0" w:color="auto"/>
      <w:lang w:val="en-US" w:eastAsia="x-none"/>
    </w:rPr>
  </w:style>
  <w:style w:type="paragraph" w:customStyle="1" w:styleId="Grillemoyenne1-Accent21">
    <w:name w:val="Grille moyenne 1 - Accent 21"/>
    <w:basedOn w:val="Normal"/>
    <w:uiPriority w:val="34"/>
    <w:qFormat/>
    <w:rsid w:val="0068025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left="720"/>
      <w:contextualSpacing/>
    </w:pPr>
    <w:rPr>
      <w:rFonts w:ascii="Calibri" w:eastAsia="Calibri" w:hAnsi="Calibri"/>
      <w:sz w:val="22"/>
      <w:szCs w:val="22"/>
      <w:bdr w:val="none" w:sz="0" w:space="0" w:color="auto"/>
      <w:lang w:val="fr-FR"/>
    </w:rPr>
  </w:style>
  <w:style w:type="paragraph" w:styleId="Rvision">
    <w:name w:val="Revision"/>
    <w:hidden/>
    <w:uiPriority w:val="99"/>
    <w:semiHidden/>
    <w:rsid w:val="00422256"/>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16664">
      <w:bodyDiv w:val="1"/>
      <w:marLeft w:val="0"/>
      <w:marRight w:val="0"/>
      <w:marTop w:val="0"/>
      <w:marBottom w:val="0"/>
      <w:divBdr>
        <w:top w:val="none" w:sz="0" w:space="0" w:color="auto"/>
        <w:left w:val="none" w:sz="0" w:space="0" w:color="auto"/>
        <w:bottom w:val="none" w:sz="0" w:space="0" w:color="auto"/>
        <w:right w:val="none" w:sz="0" w:space="0" w:color="auto"/>
      </w:divBdr>
    </w:div>
    <w:div w:id="38674298">
      <w:bodyDiv w:val="1"/>
      <w:marLeft w:val="0"/>
      <w:marRight w:val="0"/>
      <w:marTop w:val="0"/>
      <w:marBottom w:val="0"/>
      <w:divBdr>
        <w:top w:val="none" w:sz="0" w:space="0" w:color="auto"/>
        <w:left w:val="none" w:sz="0" w:space="0" w:color="auto"/>
        <w:bottom w:val="none" w:sz="0" w:space="0" w:color="auto"/>
        <w:right w:val="none" w:sz="0" w:space="0" w:color="auto"/>
      </w:divBdr>
    </w:div>
    <w:div w:id="46496866">
      <w:bodyDiv w:val="1"/>
      <w:marLeft w:val="0"/>
      <w:marRight w:val="0"/>
      <w:marTop w:val="0"/>
      <w:marBottom w:val="0"/>
      <w:divBdr>
        <w:top w:val="none" w:sz="0" w:space="0" w:color="auto"/>
        <w:left w:val="none" w:sz="0" w:space="0" w:color="auto"/>
        <w:bottom w:val="none" w:sz="0" w:space="0" w:color="auto"/>
        <w:right w:val="none" w:sz="0" w:space="0" w:color="auto"/>
      </w:divBdr>
    </w:div>
    <w:div w:id="63063581">
      <w:bodyDiv w:val="1"/>
      <w:marLeft w:val="0"/>
      <w:marRight w:val="0"/>
      <w:marTop w:val="0"/>
      <w:marBottom w:val="0"/>
      <w:divBdr>
        <w:top w:val="none" w:sz="0" w:space="0" w:color="auto"/>
        <w:left w:val="none" w:sz="0" w:space="0" w:color="auto"/>
        <w:bottom w:val="none" w:sz="0" w:space="0" w:color="auto"/>
        <w:right w:val="none" w:sz="0" w:space="0" w:color="auto"/>
      </w:divBdr>
    </w:div>
    <w:div w:id="105077738">
      <w:bodyDiv w:val="1"/>
      <w:marLeft w:val="0"/>
      <w:marRight w:val="0"/>
      <w:marTop w:val="0"/>
      <w:marBottom w:val="0"/>
      <w:divBdr>
        <w:top w:val="none" w:sz="0" w:space="0" w:color="auto"/>
        <w:left w:val="none" w:sz="0" w:space="0" w:color="auto"/>
        <w:bottom w:val="none" w:sz="0" w:space="0" w:color="auto"/>
        <w:right w:val="none" w:sz="0" w:space="0" w:color="auto"/>
      </w:divBdr>
    </w:div>
    <w:div w:id="127364066">
      <w:bodyDiv w:val="1"/>
      <w:marLeft w:val="0"/>
      <w:marRight w:val="0"/>
      <w:marTop w:val="0"/>
      <w:marBottom w:val="0"/>
      <w:divBdr>
        <w:top w:val="none" w:sz="0" w:space="0" w:color="auto"/>
        <w:left w:val="none" w:sz="0" w:space="0" w:color="auto"/>
        <w:bottom w:val="none" w:sz="0" w:space="0" w:color="auto"/>
        <w:right w:val="none" w:sz="0" w:space="0" w:color="auto"/>
      </w:divBdr>
    </w:div>
    <w:div w:id="134564294">
      <w:bodyDiv w:val="1"/>
      <w:marLeft w:val="0"/>
      <w:marRight w:val="0"/>
      <w:marTop w:val="0"/>
      <w:marBottom w:val="0"/>
      <w:divBdr>
        <w:top w:val="none" w:sz="0" w:space="0" w:color="auto"/>
        <w:left w:val="none" w:sz="0" w:space="0" w:color="auto"/>
        <w:bottom w:val="none" w:sz="0" w:space="0" w:color="auto"/>
        <w:right w:val="none" w:sz="0" w:space="0" w:color="auto"/>
      </w:divBdr>
    </w:div>
    <w:div w:id="158077474">
      <w:bodyDiv w:val="1"/>
      <w:marLeft w:val="0"/>
      <w:marRight w:val="0"/>
      <w:marTop w:val="0"/>
      <w:marBottom w:val="0"/>
      <w:divBdr>
        <w:top w:val="none" w:sz="0" w:space="0" w:color="auto"/>
        <w:left w:val="none" w:sz="0" w:space="0" w:color="auto"/>
        <w:bottom w:val="none" w:sz="0" w:space="0" w:color="auto"/>
        <w:right w:val="none" w:sz="0" w:space="0" w:color="auto"/>
      </w:divBdr>
    </w:div>
    <w:div w:id="215506850">
      <w:bodyDiv w:val="1"/>
      <w:marLeft w:val="0"/>
      <w:marRight w:val="0"/>
      <w:marTop w:val="0"/>
      <w:marBottom w:val="0"/>
      <w:divBdr>
        <w:top w:val="none" w:sz="0" w:space="0" w:color="auto"/>
        <w:left w:val="none" w:sz="0" w:space="0" w:color="auto"/>
        <w:bottom w:val="none" w:sz="0" w:space="0" w:color="auto"/>
        <w:right w:val="none" w:sz="0" w:space="0" w:color="auto"/>
      </w:divBdr>
    </w:div>
    <w:div w:id="281807219">
      <w:bodyDiv w:val="1"/>
      <w:marLeft w:val="0"/>
      <w:marRight w:val="0"/>
      <w:marTop w:val="0"/>
      <w:marBottom w:val="0"/>
      <w:divBdr>
        <w:top w:val="none" w:sz="0" w:space="0" w:color="auto"/>
        <w:left w:val="none" w:sz="0" w:space="0" w:color="auto"/>
        <w:bottom w:val="none" w:sz="0" w:space="0" w:color="auto"/>
        <w:right w:val="none" w:sz="0" w:space="0" w:color="auto"/>
      </w:divBdr>
    </w:div>
    <w:div w:id="344207648">
      <w:bodyDiv w:val="1"/>
      <w:marLeft w:val="0"/>
      <w:marRight w:val="0"/>
      <w:marTop w:val="0"/>
      <w:marBottom w:val="0"/>
      <w:divBdr>
        <w:top w:val="none" w:sz="0" w:space="0" w:color="auto"/>
        <w:left w:val="none" w:sz="0" w:space="0" w:color="auto"/>
        <w:bottom w:val="none" w:sz="0" w:space="0" w:color="auto"/>
        <w:right w:val="none" w:sz="0" w:space="0" w:color="auto"/>
      </w:divBdr>
    </w:div>
    <w:div w:id="351150930">
      <w:bodyDiv w:val="1"/>
      <w:marLeft w:val="0"/>
      <w:marRight w:val="0"/>
      <w:marTop w:val="0"/>
      <w:marBottom w:val="0"/>
      <w:divBdr>
        <w:top w:val="none" w:sz="0" w:space="0" w:color="auto"/>
        <w:left w:val="none" w:sz="0" w:space="0" w:color="auto"/>
        <w:bottom w:val="none" w:sz="0" w:space="0" w:color="auto"/>
        <w:right w:val="none" w:sz="0" w:space="0" w:color="auto"/>
      </w:divBdr>
    </w:div>
    <w:div w:id="395785296">
      <w:bodyDiv w:val="1"/>
      <w:marLeft w:val="0"/>
      <w:marRight w:val="0"/>
      <w:marTop w:val="0"/>
      <w:marBottom w:val="0"/>
      <w:divBdr>
        <w:top w:val="none" w:sz="0" w:space="0" w:color="auto"/>
        <w:left w:val="none" w:sz="0" w:space="0" w:color="auto"/>
        <w:bottom w:val="none" w:sz="0" w:space="0" w:color="auto"/>
        <w:right w:val="none" w:sz="0" w:space="0" w:color="auto"/>
      </w:divBdr>
    </w:div>
    <w:div w:id="415829143">
      <w:bodyDiv w:val="1"/>
      <w:marLeft w:val="0"/>
      <w:marRight w:val="0"/>
      <w:marTop w:val="0"/>
      <w:marBottom w:val="0"/>
      <w:divBdr>
        <w:top w:val="none" w:sz="0" w:space="0" w:color="auto"/>
        <w:left w:val="none" w:sz="0" w:space="0" w:color="auto"/>
        <w:bottom w:val="none" w:sz="0" w:space="0" w:color="auto"/>
        <w:right w:val="none" w:sz="0" w:space="0" w:color="auto"/>
      </w:divBdr>
    </w:div>
    <w:div w:id="435440451">
      <w:bodyDiv w:val="1"/>
      <w:marLeft w:val="0"/>
      <w:marRight w:val="0"/>
      <w:marTop w:val="0"/>
      <w:marBottom w:val="0"/>
      <w:divBdr>
        <w:top w:val="none" w:sz="0" w:space="0" w:color="auto"/>
        <w:left w:val="none" w:sz="0" w:space="0" w:color="auto"/>
        <w:bottom w:val="none" w:sz="0" w:space="0" w:color="auto"/>
        <w:right w:val="none" w:sz="0" w:space="0" w:color="auto"/>
      </w:divBdr>
    </w:div>
    <w:div w:id="442306726">
      <w:bodyDiv w:val="1"/>
      <w:marLeft w:val="0"/>
      <w:marRight w:val="0"/>
      <w:marTop w:val="0"/>
      <w:marBottom w:val="0"/>
      <w:divBdr>
        <w:top w:val="none" w:sz="0" w:space="0" w:color="auto"/>
        <w:left w:val="none" w:sz="0" w:space="0" w:color="auto"/>
        <w:bottom w:val="none" w:sz="0" w:space="0" w:color="auto"/>
        <w:right w:val="none" w:sz="0" w:space="0" w:color="auto"/>
      </w:divBdr>
    </w:div>
    <w:div w:id="466775087">
      <w:bodyDiv w:val="1"/>
      <w:marLeft w:val="0"/>
      <w:marRight w:val="0"/>
      <w:marTop w:val="0"/>
      <w:marBottom w:val="0"/>
      <w:divBdr>
        <w:top w:val="none" w:sz="0" w:space="0" w:color="auto"/>
        <w:left w:val="none" w:sz="0" w:space="0" w:color="auto"/>
        <w:bottom w:val="none" w:sz="0" w:space="0" w:color="auto"/>
        <w:right w:val="none" w:sz="0" w:space="0" w:color="auto"/>
      </w:divBdr>
    </w:div>
    <w:div w:id="505705292">
      <w:bodyDiv w:val="1"/>
      <w:marLeft w:val="0"/>
      <w:marRight w:val="0"/>
      <w:marTop w:val="0"/>
      <w:marBottom w:val="0"/>
      <w:divBdr>
        <w:top w:val="none" w:sz="0" w:space="0" w:color="auto"/>
        <w:left w:val="none" w:sz="0" w:space="0" w:color="auto"/>
        <w:bottom w:val="none" w:sz="0" w:space="0" w:color="auto"/>
        <w:right w:val="none" w:sz="0" w:space="0" w:color="auto"/>
      </w:divBdr>
    </w:div>
    <w:div w:id="510533419">
      <w:bodyDiv w:val="1"/>
      <w:marLeft w:val="0"/>
      <w:marRight w:val="0"/>
      <w:marTop w:val="0"/>
      <w:marBottom w:val="0"/>
      <w:divBdr>
        <w:top w:val="none" w:sz="0" w:space="0" w:color="auto"/>
        <w:left w:val="none" w:sz="0" w:space="0" w:color="auto"/>
        <w:bottom w:val="none" w:sz="0" w:space="0" w:color="auto"/>
        <w:right w:val="none" w:sz="0" w:space="0" w:color="auto"/>
      </w:divBdr>
    </w:div>
    <w:div w:id="512183335">
      <w:bodyDiv w:val="1"/>
      <w:marLeft w:val="0"/>
      <w:marRight w:val="0"/>
      <w:marTop w:val="0"/>
      <w:marBottom w:val="0"/>
      <w:divBdr>
        <w:top w:val="none" w:sz="0" w:space="0" w:color="auto"/>
        <w:left w:val="none" w:sz="0" w:space="0" w:color="auto"/>
        <w:bottom w:val="none" w:sz="0" w:space="0" w:color="auto"/>
        <w:right w:val="none" w:sz="0" w:space="0" w:color="auto"/>
      </w:divBdr>
    </w:div>
    <w:div w:id="532958633">
      <w:bodyDiv w:val="1"/>
      <w:marLeft w:val="0"/>
      <w:marRight w:val="0"/>
      <w:marTop w:val="0"/>
      <w:marBottom w:val="0"/>
      <w:divBdr>
        <w:top w:val="none" w:sz="0" w:space="0" w:color="auto"/>
        <w:left w:val="none" w:sz="0" w:space="0" w:color="auto"/>
        <w:bottom w:val="none" w:sz="0" w:space="0" w:color="auto"/>
        <w:right w:val="none" w:sz="0" w:space="0" w:color="auto"/>
      </w:divBdr>
    </w:div>
    <w:div w:id="552545754">
      <w:bodyDiv w:val="1"/>
      <w:marLeft w:val="0"/>
      <w:marRight w:val="0"/>
      <w:marTop w:val="0"/>
      <w:marBottom w:val="0"/>
      <w:divBdr>
        <w:top w:val="none" w:sz="0" w:space="0" w:color="auto"/>
        <w:left w:val="none" w:sz="0" w:space="0" w:color="auto"/>
        <w:bottom w:val="none" w:sz="0" w:space="0" w:color="auto"/>
        <w:right w:val="none" w:sz="0" w:space="0" w:color="auto"/>
      </w:divBdr>
    </w:div>
    <w:div w:id="576598027">
      <w:bodyDiv w:val="1"/>
      <w:marLeft w:val="0"/>
      <w:marRight w:val="0"/>
      <w:marTop w:val="0"/>
      <w:marBottom w:val="0"/>
      <w:divBdr>
        <w:top w:val="none" w:sz="0" w:space="0" w:color="auto"/>
        <w:left w:val="none" w:sz="0" w:space="0" w:color="auto"/>
        <w:bottom w:val="none" w:sz="0" w:space="0" w:color="auto"/>
        <w:right w:val="none" w:sz="0" w:space="0" w:color="auto"/>
      </w:divBdr>
    </w:div>
    <w:div w:id="604771608">
      <w:bodyDiv w:val="1"/>
      <w:marLeft w:val="0"/>
      <w:marRight w:val="0"/>
      <w:marTop w:val="0"/>
      <w:marBottom w:val="0"/>
      <w:divBdr>
        <w:top w:val="none" w:sz="0" w:space="0" w:color="auto"/>
        <w:left w:val="none" w:sz="0" w:space="0" w:color="auto"/>
        <w:bottom w:val="none" w:sz="0" w:space="0" w:color="auto"/>
        <w:right w:val="none" w:sz="0" w:space="0" w:color="auto"/>
      </w:divBdr>
    </w:div>
    <w:div w:id="647898772">
      <w:bodyDiv w:val="1"/>
      <w:marLeft w:val="0"/>
      <w:marRight w:val="0"/>
      <w:marTop w:val="0"/>
      <w:marBottom w:val="0"/>
      <w:divBdr>
        <w:top w:val="none" w:sz="0" w:space="0" w:color="auto"/>
        <w:left w:val="none" w:sz="0" w:space="0" w:color="auto"/>
        <w:bottom w:val="none" w:sz="0" w:space="0" w:color="auto"/>
        <w:right w:val="none" w:sz="0" w:space="0" w:color="auto"/>
      </w:divBdr>
    </w:div>
    <w:div w:id="653294131">
      <w:bodyDiv w:val="1"/>
      <w:marLeft w:val="0"/>
      <w:marRight w:val="0"/>
      <w:marTop w:val="0"/>
      <w:marBottom w:val="0"/>
      <w:divBdr>
        <w:top w:val="none" w:sz="0" w:space="0" w:color="auto"/>
        <w:left w:val="none" w:sz="0" w:space="0" w:color="auto"/>
        <w:bottom w:val="none" w:sz="0" w:space="0" w:color="auto"/>
        <w:right w:val="none" w:sz="0" w:space="0" w:color="auto"/>
      </w:divBdr>
    </w:div>
    <w:div w:id="671224342">
      <w:bodyDiv w:val="1"/>
      <w:marLeft w:val="0"/>
      <w:marRight w:val="0"/>
      <w:marTop w:val="0"/>
      <w:marBottom w:val="0"/>
      <w:divBdr>
        <w:top w:val="none" w:sz="0" w:space="0" w:color="auto"/>
        <w:left w:val="none" w:sz="0" w:space="0" w:color="auto"/>
        <w:bottom w:val="none" w:sz="0" w:space="0" w:color="auto"/>
        <w:right w:val="none" w:sz="0" w:space="0" w:color="auto"/>
      </w:divBdr>
    </w:div>
    <w:div w:id="676617303">
      <w:bodyDiv w:val="1"/>
      <w:marLeft w:val="0"/>
      <w:marRight w:val="0"/>
      <w:marTop w:val="0"/>
      <w:marBottom w:val="0"/>
      <w:divBdr>
        <w:top w:val="none" w:sz="0" w:space="0" w:color="auto"/>
        <w:left w:val="none" w:sz="0" w:space="0" w:color="auto"/>
        <w:bottom w:val="none" w:sz="0" w:space="0" w:color="auto"/>
        <w:right w:val="none" w:sz="0" w:space="0" w:color="auto"/>
      </w:divBdr>
    </w:div>
    <w:div w:id="711345883">
      <w:bodyDiv w:val="1"/>
      <w:marLeft w:val="0"/>
      <w:marRight w:val="0"/>
      <w:marTop w:val="0"/>
      <w:marBottom w:val="0"/>
      <w:divBdr>
        <w:top w:val="none" w:sz="0" w:space="0" w:color="auto"/>
        <w:left w:val="none" w:sz="0" w:space="0" w:color="auto"/>
        <w:bottom w:val="none" w:sz="0" w:space="0" w:color="auto"/>
        <w:right w:val="none" w:sz="0" w:space="0" w:color="auto"/>
      </w:divBdr>
    </w:div>
    <w:div w:id="757287758">
      <w:bodyDiv w:val="1"/>
      <w:marLeft w:val="0"/>
      <w:marRight w:val="0"/>
      <w:marTop w:val="0"/>
      <w:marBottom w:val="0"/>
      <w:divBdr>
        <w:top w:val="none" w:sz="0" w:space="0" w:color="auto"/>
        <w:left w:val="none" w:sz="0" w:space="0" w:color="auto"/>
        <w:bottom w:val="none" w:sz="0" w:space="0" w:color="auto"/>
        <w:right w:val="none" w:sz="0" w:space="0" w:color="auto"/>
      </w:divBdr>
    </w:div>
    <w:div w:id="787624840">
      <w:bodyDiv w:val="1"/>
      <w:marLeft w:val="0"/>
      <w:marRight w:val="0"/>
      <w:marTop w:val="0"/>
      <w:marBottom w:val="0"/>
      <w:divBdr>
        <w:top w:val="none" w:sz="0" w:space="0" w:color="auto"/>
        <w:left w:val="none" w:sz="0" w:space="0" w:color="auto"/>
        <w:bottom w:val="none" w:sz="0" w:space="0" w:color="auto"/>
        <w:right w:val="none" w:sz="0" w:space="0" w:color="auto"/>
      </w:divBdr>
    </w:div>
    <w:div w:id="797838139">
      <w:bodyDiv w:val="1"/>
      <w:marLeft w:val="0"/>
      <w:marRight w:val="0"/>
      <w:marTop w:val="0"/>
      <w:marBottom w:val="0"/>
      <w:divBdr>
        <w:top w:val="none" w:sz="0" w:space="0" w:color="auto"/>
        <w:left w:val="none" w:sz="0" w:space="0" w:color="auto"/>
        <w:bottom w:val="none" w:sz="0" w:space="0" w:color="auto"/>
        <w:right w:val="none" w:sz="0" w:space="0" w:color="auto"/>
      </w:divBdr>
    </w:div>
    <w:div w:id="807624078">
      <w:bodyDiv w:val="1"/>
      <w:marLeft w:val="0"/>
      <w:marRight w:val="0"/>
      <w:marTop w:val="0"/>
      <w:marBottom w:val="0"/>
      <w:divBdr>
        <w:top w:val="none" w:sz="0" w:space="0" w:color="auto"/>
        <w:left w:val="none" w:sz="0" w:space="0" w:color="auto"/>
        <w:bottom w:val="none" w:sz="0" w:space="0" w:color="auto"/>
        <w:right w:val="none" w:sz="0" w:space="0" w:color="auto"/>
      </w:divBdr>
    </w:div>
    <w:div w:id="821120248">
      <w:bodyDiv w:val="1"/>
      <w:marLeft w:val="0"/>
      <w:marRight w:val="0"/>
      <w:marTop w:val="0"/>
      <w:marBottom w:val="0"/>
      <w:divBdr>
        <w:top w:val="none" w:sz="0" w:space="0" w:color="auto"/>
        <w:left w:val="none" w:sz="0" w:space="0" w:color="auto"/>
        <w:bottom w:val="none" w:sz="0" w:space="0" w:color="auto"/>
        <w:right w:val="none" w:sz="0" w:space="0" w:color="auto"/>
      </w:divBdr>
    </w:div>
    <w:div w:id="879123299">
      <w:bodyDiv w:val="1"/>
      <w:marLeft w:val="0"/>
      <w:marRight w:val="0"/>
      <w:marTop w:val="0"/>
      <w:marBottom w:val="0"/>
      <w:divBdr>
        <w:top w:val="none" w:sz="0" w:space="0" w:color="auto"/>
        <w:left w:val="none" w:sz="0" w:space="0" w:color="auto"/>
        <w:bottom w:val="none" w:sz="0" w:space="0" w:color="auto"/>
        <w:right w:val="none" w:sz="0" w:space="0" w:color="auto"/>
      </w:divBdr>
    </w:div>
    <w:div w:id="895243256">
      <w:bodyDiv w:val="1"/>
      <w:marLeft w:val="0"/>
      <w:marRight w:val="0"/>
      <w:marTop w:val="0"/>
      <w:marBottom w:val="0"/>
      <w:divBdr>
        <w:top w:val="none" w:sz="0" w:space="0" w:color="auto"/>
        <w:left w:val="none" w:sz="0" w:space="0" w:color="auto"/>
        <w:bottom w:val="none" w:sz="0" w:space="0" w:color="auto"/>
        <w:right w:val="none" w:sz="0" w:space="0" w:color="auto"/>
      </w:divBdr>
    </w:div>
    <w:div w:id="907497121">
      <w:bodyDiv w:val="1"/>
      <w:marLeft w:val="0"/>
      <w:marRight w:val="0"/>
      <w:marTop w:val="0"/>
      <w:marBottom w:val="0"/>
      <w:divBdr>
        <w:top w:val="none" w:sz="0" w:space="0" w:color="auto"/>
        <w:left w:val="none" w:sz="0" w:space="0" w:color="auto"/>
        <w:bottom w:val="none" w:sz="0" w:space="0" w:color="auto"/>
        <w:right w:val="none" w:sz="0" w:space="0" w:color="auto"/>
      </w:divBdr>
    </w:div>
    <w:div w:id="907687271">
      <w:bodyDiv w:val="1"/>
      <w:marLeft w:val="0"/>
      <w:marRight w:val="0"/>
      <w:marTop w:val="0"/>
      <w:marBottom w:val="0"/>
      <w:divBdr>
        <w:top w:val="none" w:sz="0" w:space="0" w:color="auto"/>
        <w:left w:val="none" w:sz="0" w:space="0" w:color="auto"/>
        <w:bottom w:val="none" w:sz="0" w:space="0" w:color="auto"/>
        <w:right w:val="none" w:sz="0" w:space="0" w:color="auto"/>
      </w:divBdr>
    </w:div>
    <w:div w:id="919024349">
      <w:bodyDiv w:val="1"/>
      <w:marLeft w:val="0"/>
      <w:marRight w:val="0"/>
      <w:marTop w:val="0"/>
      <w:marBottom w:val="0"/>
      <w:divBdr>
        <w:top w:val="none" w:sz="0" w:space="0" w:color="auto"/>
        <w:left w:val="none" w:sz="0" w:space="0" w:color="auto"/>
        <w:bottom w:val="none" w:sz="0" w:space="0" w:color="auto"/>
        <w:right w:val="none" w:sz="0" w:space="0" w:color="auto"/>
      </w:divBdr>
    </w:div>
    <w:div w:id="949362842">
      <w:bodyDiv w:val="1"/>
      <w:marLeft w:val="0"/>
      <w:marRight w:val="0"/>
      <w:marTop w:val="0"/>
      <w:marBottom w:val="0"/>
      <w:divBdr>
        <w:top w:val="none" w:sz="0" w:space="0" w:color="auto"/>
        <w:left w:val="none" w:sz="0" w:space="0" w:color="auto"/>
        <w:bottom w:val="none" w:sz="0" w:space="0" w:color="auto"/>
        <w:right w:val="none" w:sz="0" w:space="0" w:color="auto"/>
      </w:divBdr>
    </w:div>
    <w:div w:id="959532936">
      <w:bodyDiv w:val="1"/>
      <w:marLeft w:val="0"/>
      <w:marRight w:val="0"/>
      <w:marTop w:val="0"/>
      <w:marBottom w:val="0"/>
      <w:divBdr>
        <w:top w:val="none" w:sz="0" w:space="0" w:color="auto"/>
        <w:left w:val="none" w:sz="0" w:space="0" w:color="auto"/>
        <w:bottom w:val="none" w:sz="0" w:space="0" w:color="auto"/>
        <w:right w:val="none" w:sz="0" w:space="0" w:color="auto"/>
      </w:divBdr>
    </w:div>
    <w:div w:id="1002316059">
      <w:bodyDiv w:val="1"/>
      <w:marLeft w:val="0"/>
      <w:marRight w:val="0"/>
      <w:marTop w:val="0"/>
      <w:marBottom w:val="0"/>
      <w:divBdr>
        <w:top w:val="none" w:sz="0" w:space="0" w:color="auto"/>
        <w:left w:val="none" w:sz="0" w:space="0" w:color="auto"/>
        <w:bottom w:val="none" w:sz="0" w:space="0" w:color="auto"/>
        <w:right w:val="none" w:sz="0" w:space="0" w:color="auto"/>
      </w:divBdr>
    </w:div>
    <w:div w:id="1014844989">
      <w:bodyDiv w:val="1"/>
      <w:marLeft w:val="0"/>
      <w:marRight w:val="0"/>
      <w:marTop w:val="0"/>
      <w:marBottom w:val="0"/>
      <w:divBdr>
        <w:top w:val="none" w:sz="0" w:space="0" w:color="auto"/>
        <w:left w:val="none" w:sz="0" w:space="0" w:color="auto"/>
        <w:bottom w:val="none" w:sz="0" w:space="0" w:color="auto"/>
        <w:right w:val="none" w:sz="0" w:space="0" w:color="auto"/>
      </w:divBdr>
    </w:div>
    <w:div w:id="1047529360">
      <w:bodyDiv w:val="1"/>
      <w:marLeft w:val="0"/>
      <w:marRight w:val="0"/>
      <w:marTop w:val="0"/>
      <w:marBottom w:val="0"/>
      <w:divBdr>
        <w:top w:val="none" w:sz="0" w:space="0" w:color="auto"/>
        <w:left w:val="none" w:sz="0" w:space="0" w:color="auto"/>
        <w:bottom w:val="none" w:sz="0" w:space="0" w:color="auto"/>
        <w:right w:val="none" w:sz="0" w:space="0" w:color="auto"/>
      </w:divBdr>
    </w:div>
    <w:div w:id="1077170425">
      <w:bodyDiv w:val="1"/>
      <w:marLeft w:val="0"/>
      <w:marRight w:val="0"/>
      <w:marTop w:val="0"/>
      <w:marBottom w:val="0"/>
      <w:divBdr>
        <w:top w:val="none" w:sz="0" w:space="0" w:color="auto"/>
        <w:left w:val="none" w:sz="0" w:space="0" w:color="auto"/>
        <w:bottom w:val="none" w:sz="0" w:space="0" w:color="auto"/>
        <w:right w:val="none" w:sz="0" w:space="0" w:color="auto"/>
      </w:divBdr>
    </w:div>
    <w:div w:id="1088308597">
      <w:bodyDiv w:val="1"/>
      <w:marLeft w:val="0"/>
      <w:marRight w:val="0"/>
      <w:marTop w:val="0"/>
      <w:marBottom w:val="0"/>
      <w:divBdr>
        <w:top w:val="none" w:sz="0" w:space="0" w:color="auto"/>
        <w:left w:val="none" w:sz="0" w:space="0" w:color="auto"/>
        <w:bottom w:val="none" w:sz="0" w:space="0" w:color="auto"/>
        <w:right w:val="none" w:sz="0" w:space="0" w:color="auto"/>
      </w:divBdr>
    </w:div>
    <w:div w:id="1097092069">
      <w:bodyDiv w:val="1"/>
      <w:marLeft w:val="0"/>
      <w:marRight w:val="0"/>
      <w:marTop w:val="0"/>
      <w:marBottom w:val="0"/>
      <w:divBdr>
        <w:top w:val="none" w:sz="0" w:space="0" w:color="auto"/>
        <w:left w:val="none" w:sz="0" w:space="0" w:color="auto"/>
        <w:bottom w:val="none" w:sz="0" w:space="0" w:color="auto"/>
        <w:right w:val="none" w:sz="0" w:space="0" w:color="auto"/>
      </w:divBdr>
    </w:div>
    <w:div w:id="1107776385">
      <w:bodyDiv w:val="1"/>
      <w:marLeft w:val="0"/>
      <w:marRight w:val="0"/>
      <w:marTop w:val="0"/>
      <w:marBottom w:val="0"/>
      <w:divBdr>
        <w:top w:val="none" w:sz="0" w:space="0" w:color="auto"/>
        <w:left w:val="none" w:sz="0" w:space="0" w:color="auto"/>
        <w:bottom w:val="none" w:sz="0" w:space="0" w:color="auto"/>
        <w:right w:val="none" w:sz="0" w:space="0" w:color="auto"/>
      </w:divBdr>
    </w:div>
    <w:div w:id="1119028154">
      <w:bodyDiv w:val="1"/>
      <w:marLeft w:val="0"/>
      <w:marRight w:val="0"/>
      <w:marTop w:val="0"/>
      <w:marBottom w:val="0"/>
      <w:divBdr>
        <w:top w:val="none" w:sz="0" w:space="0" w:color="auto"/>
        <w:left w:val="none" w:sz="0" w:space="0" w:color="auto"/>
        <w:bottom w:val="none" w:sz="0" w:space="0" w:color="auto"/>
        <w:right w:val="none" w:sz="0" w:space="0" w:color="auto"/>
      </w:divBdr>
    </w:div>
    <w:div w:id="1151289756">
      <w:bodyDiv w:val="1"/>
      <w:marLeft w:val="0"/>
      <w:marRight w:val="0"/>
      <w:marTop w:val="0"/>
      <w:marBottom w:val="0"/>
      <w:divBdr>
        <w:top w:val="none" w:sz="0" w:space="0" w:color="auto"/>
        <w:left w:val="none" w:sz="0" w:space="0" w:color="auto"/>
        <w:bottom w:val="none" w:sz="0" w:space="0" w:color="auto"/>
        <w:right w:val="none" w:sz="0" w:space="0" w:color="auto"/>
      </w:divBdr>
    </w:div>
    <w:div w:id="1232038241">
      <w:bodyDiv w:val="1"/>
      <w:marLeft w:val="0"/>
      <w:marRight w:val="0"/>
      <w:marTop w:val="0"/>
      <w:marBottom w:val="0"/>
      <w:divBdr>
        <w:top w:val="none" w:sz="0" w:space="0" w:color="auto"/>
        <w:left w:val="none" w:sz="0" w:space="0" w:color="auto"/>
        <w:bottom w:val="none" w:sz="0" w:space="0" w:color="auto"/>
        <w:right w:val="none" w:sz="0" w:space="0" w:color="auto"/>
      </w:divBdr>
    </w:div>
    <w:div w:id="1234043716">
      <w:bodyDiv w:val="1"/>
      <w:marLeft w:val="0"/>
      <w:marRight w:val="0"/>
      <w:marTop w:val="0"/>
      <w:marBottom w:val="0"/>
      <w:divBdr>
        <w:top w:val="none" w:sz="0" w:space="0" w:color="auto"/>
        <w:left w:val="none" w:sz="0" w:space="0" w:color="auto"/>
        <w:bottom w:val="none" w:sz="0" w:space="0" w:color="auto"/>
        <w:right w:val="none" w:sz="0" w:space="0" w:color="auto"/>
      </w:divBdr>
    </w:div>
    <w:div w:id="1249192393">
      <w:bodyDiv w:val="1"/>
      <w:marLeft w:val="0"/>
      <w:marRight w:val="0"/>
      <w:marTop w:val="0"/>
      <w:marBottom w:val="0"/>
      <w:divBdr>
        <w:top w:val="none" w:sz="0" w:space="0" w:color="auto"/>
        <w:left w:val="none" w:sz="0" w:space="0" w:color="auto"/>
        <w:bottom w:val="none" w:sz="0" w:space="0" w:color="auto"/>
        <w:right w:val="none" w:sz="0" w:space="0" w:color="auto"/>
      </w:divBdr>
    </w:div>
    <w:div w:id="1292400723">
      <w:bodyDiv w:val="1"/>
      <w:marLeft w:val="0"/>
      <w:marRight w:val="0"/>
      <w:marTop w:val="0"/>
      <w:marBottom w:val="0"/>
      <w:divBdr>
        <w:top w:val="none" w:sz="0" w:space="0" w:color="auto"/>
        <w:left w:val="none" w:sz="0" w:space="0" w:color="auto"/>
        <w:bottom w:val="none" w:sz="0" w:space="0" w:color="auto"/>
        <w:right w:val="none" w:sz="0" w:space="0" w:color="auto"/>
      </w:divBdr>
    </w:div>
    <w:div w:id="1302611644">
      <w:bodyDiv w:val="1"/>
      <w:marLeft w:val="0"/>
      <w:marRight w:val="0"/>
      <w:marTop w:val="0"/>
      <w:marBottom w:val="0"/>
      <w:divBdr>
        <w:top w:val="none" w:sz="0" w:space="0" w:color="auto"/>
        <w:left w:val="none" w:sz="0" w:space="0" w:color="auto"/>
        <w:bottom w:val="none" w:sz="0" w:space="0" w:color="auto"/>
        <w:right w:val="none" w:sz="0" w:space="0" w:color="auto"/>
      </w:divBdr>
    </w:div>
    <w:div w:id="1309625627">
      <w:bodyDiv w:val="1"/>
      <w:marLeft w:val="0"/>
      <w:marRight w:val="0"/>
      <w:marTop w:val="0"/>
      <w:marBottom w:val="0"/>
      <w:divBdr>
        <w:top w:val="none" w:sz="0" w:space="0" w:color="auto"/>
        <w:left w:val="none" w:sz="0" w:space="0" w:color="auto"/>
        <w:bottom w:val="none" w:sz="0" w:space="0" w:color="auto"/>
        <w:right w:val="none" w:sz="0" w:space="0" w:color="auto"/>
      </w:divBdr>
    </w:div>
    <w:div w:id="1319459050">
      <w:bodyDiv w:val="1"/>
      <w:marLeft w:val="0"/>
      <w:marRight w:val="0"/>
      <w:marTop w:val="0"/>
      <w:marBottom w:val="0"/>
      <w:divBdr>
        <w:top w:val="none" w:sz="0" w:space="0" w:color="auto"/>
        <w:left w:val="none" w:sz="0" w:space="0" w:color="auto"/>
        <w:bottom w:val="none" w:sz="0" w:space="0" w:color="auto"/>
        <w:right w:val="none" w:sz="0" w:space="0" w:color="auto"/>
      </w:divBdr>
    </w:div>
    <w:div w:id="1325552805">
      <w:bodyDiv w:val="1"/>
      <w:marLeft w:val="0"/>
      <w:marRight w:val="0"/>
      <w:marTop w:val="0"/>
      <w:marBottom w:val="0"/>
      <w:divBdr>
        <w:top w:val="none" w:sz="0" w:space="0" w:color="auto"/>
        <w:left w:val="none" w:sz="0" w:space="0" w:color="auto"/>
        <w:bottom w:val="none" w:sz="0" w:space="0" w:color="auto"/>
        <w:right w:val="none" w:sz="0" w:space="0" w:color="auto"/>
      </w:divBdr>
    </w:div>
    <w:div w:id="1386949481">
      <w:bodyDiv w:val="1"/>
      <w:marLeft w:val="0"/>
      <w:marRight w:val="0"/>
      <w:marTop w:val="0"/>
      <w:marBottom w:val="0"/>
      <w:divBdr>
        <w:top w:val="none" w:sz="0" w:space="0" w:color="auto"/>
        <w:left w:val="none" w:sz="0" w:space="0" w:color="auto"/>
        <w:bottom w:val="none" w:sz="0" w:space="0" w:color="auto"/>
        <w:right w:val="none" w:sz="0" w:space="0" w:color="auto"/>
      </w:divBdr>
    </w:div>
    <w:div w:id="1405177464">
      <w:bodyDiv w:val="1"/>
      <w:marLeft w:val="0"/>
      <w:marRight w:val="0"/>
      <w:marTop w:val="0"/>
      <w:marBottom w:val="0"/>
      <w:divBdr>
        <w:top w:val="none" w:sz="0" w:space="0" w:color="auto"/>
        <w:left w:val="none" w:sz="0" w:space="0" w:color="auto"/>
        <w:bottom w:val="none" w:sz="0" w:space="0" w:color="auto"/>
        <w:right w:val="none" w:sz="0" w:space="0" w:color="auto"/>
      </w:divBdr>
    </w:div>
    <w:div w:id="1451363126">
      <w:bodyDiv w:val="1"/>
      <w:marLeft w:val="0"/>
      <w:marRight w:val="0"/>
      <w:marTop w:val="0"/>
      <w:marBottom w:val="0"/>
      <w:divBdr>
        <w:top w:val="none" w:sz="0" w:space="0" w:color="auto"/>
        <w:left w:val="none" w:sz="0" w:space="0" w:color="auto"/>
        <w:bottom w:val="none" w:sz="0" w:space="0" w:color="auto"/>
        <w:right w:val="none" w:sz="0" w:space="0" w:color="auto"/>
      </w:divBdr>
    </w:div>
    <w:div w:id="1453209636">
      <w:bodyDiv w:val="1"/>
      <w:marLeft w:val="0"/>
      <w:marRight w:val="0"/>
      <w:marTop w:val="0"/>
      <w:marBottom w:val="0"/>
      <w:divBdr>
        <w:top w:val="none" w:sz="0" w:space="0" w:color="auto"/>
        <w:left w:val="none" w:sz="0" w:space="0" w:color="auto"/>
        <w:bottom w:val="none" w:sz="0" w:space="0" w:color="auto"/>
        <w:right w:val="none" w:sz="0" w:space="0" w:color="auto"/>
      </w:divBdr>
    </w:div>
    <w:div w:id="1509713247">
      <w:bodyDiv w:val="1"/>
      <w:marLeft w:val="0"/>
      <w:marRight w:val="0"/>
      <w:marTop w:val="0"/>
      <w:marBottom w:val="0"/>
      <w:divBdr>
        <w:top w:val="none" w:sz="0" w:space="0" w:color="auto"/>
        <w:left w:val="none" w:sz="0" w:space="0" w:color="auto"/>
        <w:bottom w:val="none" w:sz="0" w:space="0" w:color="auto"/>
        <w:right w:val="none" w:sz="0" w:space="0" w:color="auto"/>
      </w:divBdr>
    </w:div>
    <w:div w:id="1539077420">
      <w:bodyDiv w:val="1"/>
      <w:marLeft w:val="0"/>
      <w:marRight w:val="0"/>
      <w:marTop w:val="0"/>
      <w:marBottom w:val="0"/>
      <w:divBdr>
        <w:top w:val="none" w:sz="0" w:space="0" w:color="auto"/>
        <w:left w:val="none" w:sz="0" w:space="0" w:color="auto"/>
        <w:bottom w:val="none" w:sz="0" w:space="0" w:color="auto"/>
        <w:right w:val="none" w:sz="0" w:space="0" w:color="auto"/>
      </w:divBdr>
    </w:div>
    <w:div w:id="1548905789">
      <w:bodyDiv w:val="1"/>
      <w:marLeft w:val="0"/>
      <w:marRight w:val="0"/>
      <w:marTop w:val="0"/>
      <w:marBottom w:val="0"/>
      <w:divBdr>
        <w:top w:val="none" w:sz="0" w:space="0" w:color="auto"/>
        <w:left w:val="none" w:sz="0" w:space="0" w:color="auto"/>
        <w:bottom w:val="none" w:sz="0" w:space="0" w:color="auto"/>
        <w:right w:val="none" w:sz="0" w:space="0" w:color="auto"/>
      </w:divBdr>
    </w:div>
    <w:div w:id="1552693960">
      <w:bodyDiv w:val="1"/>
      <w:marLeft w:val="0"/>
      <w:marRight w:val="0"/>
      <w:marTop w:val="0"/>
      <w:marBottom w:val="0"/>
      <w:divBdr>
        <w:top w:val="none" w:sz="0" w:space="0" w:color="auto"/>
        <w:left w:val="none" w:sz="0" w:space="0" w:color="auto"/>
        <w:bottom w:val="none" w:sz="0" w:space="0" w:color="auto"/>
        <w:right w:val="none" w:sz="0" w:space="0" w:color="auto"/>
      </w:divBdr>
    </w:div>
    <w:div w:id="1565143974">
      <w:bodyDiv w:val="1"/>
      <w:marLeft w:val="0"/>
      <w:marRight w:val="0"/>
      <w:marTop w:val="0"/>
      <w:marBottom w:val="0"/>
      <w:divBdr>
        <w:top w:val="none" w:sz="0" w:space="0" w:color="auto"/>
        <w:left w:val="none" w:sz="0" w:space="0" w:color="auto"/>
        <w:bottom w:val="none" w:sz="0" w:space="0" w:color="auto"/>
        <w:right w:val="none" w:sz="0" w:space="0" w:color="auto"/>
      </w:divBdr>
    </w:div>
    <w:div w:id="1587616984">
      <w:bodyDiv w:val="1"/>
      <w:marLeft w:val="0"/>
      <w:marRight w:val="0"/>
      <w:marTop w:val="0"/>
      <w:marBottom w:val="0"/>
      <w:divBdr>
        <w:top w:val="none" w:sz="0" w:space="0" w:color="auto"/>
        <w:left w:val="none" w:sz="0" w:space="0" w:color="auto"/>
        <w:bottom w:val="none" w:sz="0" w:space="0" w:color="auto"/>
        <w:right w:val="none" w:sz="0" w:space="0" w:color="auto"/>
      </w:divBdr>
    </w:div>
    <w:div w:id="1597401921">
      <w:bodyDiv w:val="1"/>
      <w:marLeft w:val="0"/>
      <w:marRight w:val="0"/>
      <w:marTop w:val="0"/>
      <w:marBottom w:val="0"/>
      <w:divBdr>
        <w:top w:val="none" w:sz="0" w:space="0" w:color="auto"/>
        <w:left w:val="none" w:sz="0" w:space="0" w:color="auto"/>
        <w:bottom w:val="none" w:sz="0" w:space="0" w:color="auto"/>
        <w:right w:val="none" w:sz="0" w:space="0" w:color="auto"/>
      </w:divBdr>
    </w:div>
    <w:div w:id="1600061711">
      <w:bodyDiv w:val="1"/>
      <w:marLeft w:val="0"/>
      <w:marRight w:val="0"/>
      <w:marTop w:val="0"/>
      <w:marBottom w:val="0"/>
      <w:divBdr>
        <w:top w:val="none" w:sz="0" w:space="0" w:color="auto"/>
        <w:left w:val="none" w:sz="0" w:space="0" w:color="auto"/>
        <w:bottom w:val="none" w:sz="0" w:space="0" w:color="auto"/>
        <w:right w:val="none" w:sz="0" w:space="0" w:color="auto"/>
      </w:divBdr>
    </w:div>
    <w:div w:id="1600992708">
      <w:bodyDiv w:val="1"/>
      <w:marLeft w:val="0"/>
      <w:marRight w:val="0"/>
      <w:marTop w:val="0"/>
      <w:marBottom w:val="0"/>
      <w:divBdr>
        <w:top w:val="none" w:sz="0" w:space="0" w:color="auto"/>
        <w:left w:val="none" w:sz="0" w:space="0" w:color="auto"/>
        <w:bottom w:val="none" w:sz="0" w:space="0" w:color="auto"/>
        <w:right w:val="none" w:sz="0" w:space="0" w:color="auto"/>
      </w:divBdr>
    </w:div>
    <w:div w:id="1635064277">
      <w:bodyDiv w:val="1"/>
      <w:marLeft w:val="0"/>
      <w:marRight w:val="0"/>
      <w:marTop w:val="0"/>
      <w:marBottom w:val="0"/>
      <w:divBdr>
        <w:top w:val="none" w:sz="0" w:space="0" w:color="auto"/>
        <w:left w:val="none" w:sz="0" w:space="0" w:color="auto"/>
        <w:bottom w:val="none" w:sz="0" w:space="0" w:color="auto"/>
        <w:right w:val="none" w:sz="0" w:space="0" w:color="auto"/>
      </w:divBdr>
    </w:div>
    <w:div w:id="1658529670">
      <w:bodyDiv w:val="1"/>
      <w:marLeft w:val="0"/>
      <w:marRight w:val="0"/>
      <w:marTop w:val="0"/>
      <w:marBottom w:val="0"/>
      <w:divBdr>
        <w:top w:val="none" w:sz="0" w:space="0" w:color="auto"/>
        <w:left w:val="none" w:sz="0" w:space="0" w:color="auto"/>
        <w:bottom w:val="none" w:sz="0" w:space="0" w:color="auto"/>
        <w:right w:val="none" w:sz="0" w:space="0" w:color="auto"/>
      </w:divBdr>
    </w:div>
    <w:div w:id="1717924514">
      <w:bodyDiv w:val="1"/>
      <w:marLeft w:val="0"/>
      <w:marRight w:val="0"/>
      <w:marTop w:val="0"/>
      <w:marBottom w:val="0"/>
      <w:divBdr>
        <w:top w:val="none" w:sz="0" w:space="0" w:color="auto"/>
        <w:left w:val="none" w:sz="0" w:space="0" w:color="auto"/>
        <w:bottom w:val="none" w:sz="0" w:space="0" w:color="auto"/>
        <w:right w:val="none" w:sz="0" w:space="0" w:color="auto"/>
      </w:divBdr>
    </w:div>
    <w:div w:id="1734310223">
      <w:bodyDiv w:val="1"/>
      <w:marLeft w:val="0"/>
      <w:marRight w:val="0"/>
      <w:marTop w:val="0"/>
      <w:marBottom w:val="0"/>
      <w:divBdr>
        <w:top w:val="none" w:sz="0" w:space="0" w:color="auto"/>
        <w:left w:val="none" w:sz="0" w:space="0" w:color="auto"/>
        <w:bottom w:val="none" w:sz="0" w:space="0" w:color="auto"/>
        <w:right w:val="none" w:sz="0" w:space="0" w:color="auto"/>
      </w:divBdr>
    </w:div>
    <w:div w:id="1817337425">
      <w:bodyDiv w:val="1"/>
      <w:marLeft w:val="0"/>
      <w:marRight w:val="0"/>
      <w:marTop w:val="0"/>
      <w:marBottom w:val="0"/>
      <w:divBdr>
        <w:top w:val="none" w:sz="0" w:space="0" w:color="auto"/>
        <w:left w:val="none" w:sz="0" w:space="0" w:color="auto"/>
        <w:bottom w:val="none" w:sz="0" w:space="0" w:color="auto"/>
        <w:right w:val="none" w:sz="0" w:space="0" w:color="auto"/>
      </w:divBdr>
    </w:div>
    <w:div w:id="1827622422">
      <w:bodyDiv w:val="1"/>
      <w:marLeft w:val="0"/>
      <w:marRight w:val="0"/>
      <w:marTop w:val="0"/>
      <w:marBottom w:val="0"/>
      <w:divBdr>
        <w:top w:val="none" w:sz="0" w:space="0" w:color="auto"/>
        <w:left w:val="none" w:sz="0" w:space="0" w:color="auto"/>
        <w:bottom w:val="none" w:sz="0" w:space="0" w:color="auto"/>
        <w:right w:val="none" w:sz="0" w:space="0" w:color="auto"/>
      </w:divBdr>
    </w:div>
    <w:div w:id="1851946832">
      <w:bodyDiv w:val="1"/>
      <w:marLeft w:val="0"/>
      <w:marRight w:val="0"/>
      <w:marTop w:val="0"/>
      <w:marBottom w:val="0"/>
      <w:divBdr>
        <w:top w:val="none" w:sz="0" w:space="0" w:color="auto"/>
        <w:left w:val="none" w:sz="0" w:space="0" w:color="auto"/>
        <w:bottom w:val="none" w:sz="0" w:space="0" w:color="auto"/>
        <w:right w:val="none" w:sz="0" w:space="0" w:color="auto"/>
      </w:divBdr>
    </w:div>
    <w:div w:id="1857962464">
      <w:bodyDiv w:val="1"/>
      <w:marLeft w:val="0"/>
      <w:marRight w:val="0"/>
      <w:marTop w:val="0"/>
      <w:marBottom w:val="0"/>
      <w:divBdr>
        <w:top w:val="none" w:sz="0" w:space="0" w:color="auto"/>
        <w:left w:val="none" w:sz="0" w:space="0" w:color="auto"/>
        <w:bottom w:val="none" w:sz="0" w:space="0" w:color="auto"/>
        <w:right w:val="none" w:sz="0" w:space="0" w:color="auto"/>
      </w:divBdr>
    </w:div>
    <w:div w:id="1887175217">
      <w:bodyDiv w:val="1"/>
      <w:marLeft w:val="0"/>
      <w:marRight w:val="0"/>
      <w:marTop w:val="0"/>
      <w:marBottom w:val="0"/>
      <w:divBdr>
        <w:top w:val="none" w:sz="0" w:space="0" w:color="auto"/>
        <w:left w:val="none" w:sz="0" w:space="0" w:color="auto"/>
        <w:bottom w:val="none" w:sz="0" w:space="0" w:color="auto"/>
        <w:right w:val="none" w:sz="0" w:space="0" w:color="auto"/>
      </w:divBdr>
    </w:div>
    <w:div w:id="1918513453">
      <w:bodyDiv w:val="1"/>
      <w:marLeft w:val="0"/>
      <w:marRight w:val="0"/>
      <w:marTop w:val="0"/>
      <w:marBottom w:val="0"/>
      <w:divBdr>
        <w:top w:val="none" w:sz="0" w:space="0" w:color="auto"/>
        <w:left w:val="none" w:sz="0" w:space="0" w:color="auto"/>
        <w:bottom w:val="none" w:sz="0" w:space="0" w:color="auto"/>
        <w:right w:val="none" w:sz="0" w:space="0" w:color="auto"/>
      </w:divBdr>
    </w:div>
    <w:div w:id="1979794232">
      <w:bodyDiv w:val="1"/>
      <w:marLeft w:val="0"/>
      <w:marRight w:val="0"/>
      <w:marTop w:val="0"/>
      <w:marBottom w:val="0"/>
      <w:divBdr>
        <w:top w:val="none" w:sz="0" w:space="0" w:color="auto"/>
        <w:left w:val="none" w:sz="0" w:space="0" w:color="auto"/>
        <w:bottom w:val="none" w:sz="0" w:space="0" w:color="auto"/>
        <w:right w:val="none" w:sz="0" w:space="0" w:color="auto"/>
      </w:divBdr>
    </w:div>
    <w:div w:id="1997565500">
      <w:bodyDiv w:val="1"/>
      <w:marLeft w:val="0"/>
      <w:marRight w:val="0"/>
      <w:marTop w:val="0"/>
      <w:marBottom w:val="0"/>
      <w:divBdr>
        <w:top w:val="none" w:sz="0" w:space="0" w:color="auto"/>
        <w:left w:val="none" w:sz="0" w:space="0" w:color="auto"/>
        <w:bottom w:val="none" w:sz="0" w:space="0" w:color="auto"/>
        <w:right w:val="none" w:sz="0" w:space="0" w:color="auto"/>
      </w:divBdr>
    </w:div>
    <w:div w:id="2060668391">
      <w:bodyDiv w:val="1"/>
      <w:marLeft w:val="0"/>
      <w:marRight w:val="0"/>
      <w:marTop w:val="0"/>
      <w:marBottom w:val="0"/>
      <w:divBdr>
        <w:top w:val="none" w:sz="0" w:space="0" w:color="auto"/>
        <w:left w:val="none" w:sz="0" w:space="0" w:color="auto"/>
        <w:bottom w:val="none" w:sz="0" w:space="0" w:color="auto"/>
        <w:right w:val="none" w:sz="0" w:space="0" w:color="auto"/>
      </w:divBdr>
    </w:div>
    <w:div w:id="2061980564">
      <w:bodyDiv w:val="1"/>
      <w:marLeft w:val="0"/>
      <w:marRight w:val="0"/>
      <w:marTop w:val="0"/>
      <w:marBottom w:val="0"/>
      <w:divBdr>
        <w:top w:val="none" w:sz="0" w:space="0" w:color="auto"/>
        <w:left w:val="none" w:sz="0" w:space="0" w:color="auto"/>
        <w:bottom w:val="none" w:sz="0" w:space="0" w:color="auto"/>
        <w:right w:val="none" w:sz="0" w:space="0" w:color="auto"/>
      </w:divBdr>
    </w:div>
    <w:div w:id="2107189770">
      <w:bodyDiv w:val="1"/>
      <w:marLeft w:val="0"/>
      <w:marRight w:val="0"/>
      <w:marTop w:val="0"/>
      <w:marBottom w:val="0"/>
      <w:divBdr>
        <w:top w:val="none" w:sz="0" w:space="0" w:color="auto"/>
        <w:left w:val="none" w:sz="0" w:space="0" w:color="auto"/>
        <w:bottom w:val="none" w:sz="0" w:space="0" w:color="auto"/>
        <w:right w:val="none" w:sz="0" w:space="0" w:color="auto"/>
      </w:divBdr>
    </w:div>
    <w:div w:id="2109308048">
      <w:bodyDiv w:val="1"/>
      <w:marLeft w:val="0"/>
      <w:marRight w:val="0"/>
      <w:marTop w:val="0"/>
      <w:marBottom w:val="0"/>
      <w:divBdr>
        <w:top w:val="none" w:sz="0" w:space="0" w:color="auto"/>
        <w:left w:val="none" w:sz="0" w:space="0" w:color="auto"/>
        <w:bottom w:val="none" w:sz="0" w:space="0" w:color="auto"/>
        <w:right w:val="none" w:sz="0" w:space="0" w:color="auto"/>
      </w:divBdr>
    </w:div>
    <w:div w:id="2115436970">
      <w:bodyDiv w:val="1"/>
      <w:marLeft w:val="0"/>
      <w:marRight w:val="0"/>
      <w:marTop w:val="0"/>
      <w:marBottom w:val="0"/>
      <w:divBdr>
        <w:top w:val="none" w:sz="0" w:space="0" w:color="auto"/>
        <w:left w:val="none" w:sz="0" w:space="0" w:color="auto"/>
        <w:bottom w:val="none" w:sz="0" w:space="0" w:color="auto"/>
        <w:right w:val="none" w:sz="0" w:space="0" w:color="auto"/>
      </w:divBdr>
    </w:div>
    <w:div w:id="2143110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3CC4D-6F91-4D1A-819E-7F9C41324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17</Pages>
  <Words>7164</Words>
  <Characters>39406</Characters>
  <Application>Microsoft Office Word</Application>
  <DocSecurity>0</DocSecurity>
  <Lines>328</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Kokora</dc:creator>
  <cp:keywords/>
  <dc:description/>
  <cp:lastModifiedBy>MANOU</cp:lastModifiedBy>
  <cp:revision>12</cp:revision>
  <cp:lastPrinted>2026-05-29T11:45:00Z</cp:lastPrinted>
  <dcterms:created xsi:type="dcterms:W3CDTF">2026-08-12T10:23:00Z</dcterms:created>
  <dcterms:modified xsi:type="dcterms:W3CDTF">2026-08-20T11:50:00Z</dcterms:modified>
</cp:coreProperties>
</file>